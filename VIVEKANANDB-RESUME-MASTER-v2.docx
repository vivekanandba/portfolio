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ns8="http://schemas.openxmlformats.org/drawingml/2006/main" xmlns:ns9="http://schemas.openxmlformats.org/drawingml/2006/picture" xmlns:ns10="http://schemas.microsoft.com/office/drawing/2010/main" mc:Ignorable="w14 w15 w16se w16cid w16 w16cex w16sdtdh w16sdtfl w16du wp14">
  <w:body>
    <w:p w14:paraId="3886CD14" w14:textId="77777777" w:rsidR="00DF1666" w:rsidRPr="001717A7" w:rsidRDefault="00DF1666" w:rsidP="00DF1666">
      <w:pPr>
        <w:pStyle w:val="Title"/>
        <w:rPr>
          <w:rFonts w:eastAsiaTheme="minorEastAsia"/>
        </w:rPr>
      </w:pPr>
      <w:r>
        <w:rPr>
          <w:rFonts w:eastAsiaTheme="minorEastAsia"/>
        </w:rPr>
        <w:t>Vivekanand B</w:t>
      </w:r>
    </w:p>
    <w:p w14:paraId="785B9F4F" w14:textId="210E4608" w:rsidR="32E1AE41" w:rsidRDefault="32E1AE41" w:rsidP="59F7C721">
      <w:r>
        <w:rPr>
          <w:rFonts w:ascii="system-ui" w:eastAsia="system-ui" w:hAnsi="system-ui" w:cs="system-ui"/>
          <w:szCs w:val="24"/>
        </w:rPr>
        <w:t>Engineer &amp; Intrapreneur | From Aerospace (ISRO/Safran) to AI-Native Software | Building GenAI &amp; Mobile Products @ Sanas.ai | 10+ Years Engineering Excellence</w:t>
      </w:r>
    </w:p>
    <w:p w14:paraId="280CCDAF" w14:textId="701A93EB" w:rsidR="00B95593" w:rsidRPr="001717A7" w:rsidRDefault="00B95593" w:rsidP="5C5896BA">
      <w:pPr>
        <w:rPr>
          <w:rFonts w:eastAsiaTheme="minorEastAsia"/>
          <w:b/>
          <w:bCs/>
          <w:sz w:val="22"/>
        </w:rPr>
      </w:pPr>
      <w:r>
        <w:rPr>
          <w:rFonts w:eastAsiaTheme="minorEastAsia"/>
          <w:lang w:val="en-IN"/>
        </w:rPr>
        <w:t xml:space="preserve">Bangalore, India | vivekanandb@hotmail.com | +91-97381-26623 | github.com/vivekanandba | </w:t>
      </w:r>
      <w:hyperlink r:id="rId8">
        <w:r>
          <w:rPr>
            <w:rStyle w:val="Hyperlink"/>
            <w:rFonts w:eastAsiaTheme="minorEastAsia"/>
          </w:rPr>
          <w:t>www.linkedin.com/in/vivekanand-balakrishnan-68448777</w:t>
        </w:r>
      </w:hyperlink>
    </w:p>
    <w:p w14:paraId="237DCFE4" w14:textId="77777777" w:rsidR="00DF1666" w:rsidRPr="001717A7" w:rsidRDefault="00DF1666" w:rsidP="00DF1666">
      <w:pPr>
        <w:pStyle w:val="Heading1"/>
        <w:rPr>
          <w:rFonts w:eastAsiaTheme="minorEastAsia"/>
          <w:sz w:val="32"/>
          <w:szCs w:val="32"/>
        </w:rPr>
      </w:pPr>
      <w:r>
        <w:rPr>
          <w:rFonts w:eastAsiaTheme="minorEastAsia"/>
          <w:sz w:val="32"/>
          <w:szCs w:val="32"/>
        </w:rPr>
        <w:t>Profile Summary</w:t>
      </w:r>
    </w:p>
    <w:p w14:paraId="6E485105" w14:textId="5401E3CD" w:rsidR="2458EDDD" w:rsidRDefault="2458EDDD" w:rsidP="59F7C721">
      <w:pPr>
        <w:rPr>
          <w:rFonts w:eastAsia="Arial" w:cs="Arial"/>
          <w:szCs w:val="24"/>
        </w:rPr>
      </w:pPr>
      <w:r>
        <w:rPr>
          <w:rFonts w:eastAsia="Arial" w:cs="Arial"/>
          <w:szCs w:val="24"/>
        </w:rPr>
        <w:t>Staff Software Engineer with an intrapreneurial DNA and a multidisciplinary foundation spanning Mechanical, Electronics, and Software Engineering. Expert in applying the precision of aerospace design (ISRO, Safran) to build scalable, enterprise-grade AI products. Currently driving "Zero-to-One" initiatives at Sanas.ai, operating as a technical co-founder within the organization to deliver the Sanas Consumer App and Sales Copilot from concept to GA. A pioneer in AI-Native Development, orchestrating multi-agent workflows to accelerate delivery while bridging the gap between Research, Engineering, and Product strategy.</w:t>
      </w:r>
    </w:p>
    <w:p w14:paraId="2494CF16" w14:textId="77777777" w:rsidR="00DF1666" w:rsidRPr="001717A7" w:rsidRDefault="00DF1666" w:rsidP="00DF1666">
      <w:pPr>
        <w:pStyle w:val="Heading1"/>
        <w:rPr>
          <w:rFonts w:eastAsiaTheme="minorEastAsia"/>
          <w:sz w:val="32"/>
          <w:szCs w:val="32"/>
        </w:rPr>
      </w:pPr>
      <w:r>
        <w:rPr>
          <w:rFonts w:eastAsiaTheme="minorEastAsia"/>
          <w:sz w:val="32"/>
          <w:szCs w:val="32"/>
        </w:rPr>
        <w:t xml:space="preserve">Career Highlights  </w:t>
      </w:r>
    </w:p>
    <w:p w14:paraId="1990AE18" w14:textId="49FC7510" w:rsidR="00854B56" w:rsidRDefault="7EE7FB11" w:rsidP="00CE04D6">
      <w:pPr>
        <w:numPr>
          <w:ilvl w:val="0"/>
          <w:numId w:val="49"/>
        </w:numPr>
        <w:rPr>
          <w:rFonts w:eastAsia="Arial" w:cs="Arial"/>
          <w:sz w:val="22"/>
          <w:lang w:val="en-IN"/>
        </w:rPr>
      </w:pPr>
      <w:r>
        <w:rPr>
          <w:rFonts w:eastAsia="Arial" w:cs="Arial"/>
          <w:b/>
          <w:bCs/>
          <w:sz w:val="22"/>
          <w:lang w:val="en-IN"/>
        </w:rPr>
        <w:t>Zero-to-One Product Leadership (Intrapreneurship):</w:t>
      </w:r>
      <w:r>
        <w:rPr>
          <w:rFonts w:eastAsia="Arial" w:cs="Arial"/>
          <w:sz w:val="22"/>
          <w:lang w:val="en-IN"/>
        </w:rPr>
        <w:t xml:space="preserve"> Architected and delivered </w:t>
      </w:r>
      <w:r>
        <w:rPr>
          <w:rFonts w:eastAsia="Arial" w:cs="Arial"/>
          <w:b/>
          <w:bCs/>
          <w:sz w:val="22"/>
          <w:lang w:val="en-IN"/>
        </w:rPr>
        <w:t>Sanas for Sales</w:t>
      </w:r>
      <w:r>
        <w:rPr>
          <w:rFonts w:eastAsia="Arial" w:cs="Arial"/>
          <w:sz w:val="22"/>
          <w:lang w:val="en-IN"/>
        </w:rPr>
        <w:t xml:space="preserve">—a real-time AI copilot—from raw concept to </w:t>
      </w:r>
      <w:r>
        <w:rPr>
          <w:rFonts w:eastAsia="Arial" w:cs="Arial"/>
          <w:b/>
          <w:bCs/>
          <w:sz w:val="22"/>
          <w:lang w:val="en-IN"/>
        </w:rPr>
        <w:t>Enterprise-Ready GA in 3 months</w:t>
      </w:r>
      <w:r>
        <w:rPr>
          <w:rFonts w:eastAsia="Arial" w:cs="Arial"/>
          <w:sz w:val="22"/>
          <w:lang w:val="en-IN"/>
        </w:rPr>
        <w:t>. Led the technical roadmap and weekly C-suite reviews, securing immediate adoption by analyzing live conversation context for sales agents.</w:t>
      </w:r>
    </w:p>
    <w:p w14:paraId="3E76EA83" w14:textId="58706DFC" w:rsidR="00854B56" w:rsidRDefault="7EE7FB11" w:rsidP="00CE04D6">
      <w:pPr>
        <w:numPr>
          <w:ilvl w:val="0"/>
          <w:numId w:val="49"/>
        </w:numPr>
        <w:rPr>
          <w:rFonts w:eastAsia="Arial" w:cs="Arial"/>
          <w:sz w:val="22"/>
          <w:lang w:val="en-IN"/>
        </w:rPr>
      </w:pPr>
      <w:r>
        <w:rPr>
          <w:rFonts w:eastAsia="Arial" w:cs="Arial"/>
          <w:b/>
          <w:bCs/>
          <w:sz w:val="22"/>
          <w:lang w:val="en-IN"/>
        </w:rPr>
        <w:t>Rapid Mobile Engineering (Language Translation):</w:t>
      </w:r>
      <w:r>
        <w:rPr>
          <w:rFonts w:eastAsia="Arial" w:cs="Arial"/>
          <w:sz w:val="22"/>
          <w:lang w:val="en-IN"/>
        </w:rPr>
        <w:t xml:space="preserve"> Built the </w:t>
      </w:r>
      <w:r>
        <w:rPr>
          <w:rFonts w:eastAsia="Arial" w:cs="Arial"/>
          <w:b/>
          <w:bCs/>
          <w:sz w:val="22"/>
          <w:lang w:val="en-IN"/>
        </w:rPr>
        <w:t>Sanas Consumer App</w:t>
      </w:r>
      <w:r>
        <w:rPr>
          <w:rFonts w:eastAsia="Arial" w:cs="Arial"/>
          <w:sz w:val="22"/>
          <w:lang w:val="en-IN"/>
        </w:rPr>
        <w:t xml:space="preserve"> (React Native) in </w:t>
      </w:r>
      <w:r>
        <w:rPr>
          <w:rFonts w:eastAsia="Arial" w:cs="Arial"/>
          <w:b/>
          <w:bCs/>
          <w:sz w:val="22"/>
          <w:lang w:val="en-IN"/>
        </w:rPr>
        <w:t>&lt;4 weeks</w:t>
      </w:r>
      <w:r>
        <w:rPr>
          <w:rFonts w:eastAsia="Arial" w:cs="Arial"/>
          <w:sz w:val="22"/>
          <w:lang w:val="en-IN"/>
        </w:rPr>
        <w:t xml:space="preserve"> with zero prior mobile experience. Orchestrated </w:t>
      </w:r>
      <w:r>
        <w:rPr>
          <w:rFonts w:eastAsia="Arial" w:cs="Arial"/>
          <w:b/>
          <w:bCs/>
          <w:sz w:val="22"/>
          <w:lang w:val="en-IN"/>
        </w:rPr>
        <w:t>AI Agents (Cursor/Claude)</w:t>
      </w:r>
      <w:r>
        <w:rPr>
          <w:rFonts w:eastAsia="Arial" w:cs="Arial"/>
          <w:sz w:val="22"/>
          <w:lang w:val="en-IN"/>
        </w:rPr>
        <w:t xml:space="preserve"> to achieve </w:t>
      </w:r>
      <w:r>
        <w:rPr>
          <w:rFonts w:eastAsia="Arial" w:cs="Arial"/>
          <w:b/>
          <w:bCs/>
          <w:sz w:val="22"/>
          <w:lang w:val="en-IN"/>
        </w:rPr>
        <w:t>100% iOS/Android parity</w:t>
      </w:r>
      <w:r>
        <w:rPr>
          <w:rFonts w:eastAsia="Arial" w:cs="Arial"/>
          <w:sz w:val="22"/>
          <w:lang w:val="en-IN"/>
        </w:rPr>
        <w:t>, creating a seamless onboarding and voice calibration experience for 9 international markets.</w:t>
      </w:r>
    </w:p>
    <w:p w14:paraId="02B2F8A4" w14:textId="3764A6EE" w:rsidR="00854B56" w:rsidRDefault="7EE7FB11" w:rsidP="00CE04D6">
      <w:pPr>
        <w:pStyle w:val="ListParagraph"/>
        <w:numPr>
          <w:ilvl w:val="0"/>
          <w:numId w:val="49"/>
        </w:numPr>
        <w:spacing w:before="240" w:after="240"/>
        <w:rPr>
          <w:rFonts w:eastAsia="Arial" w:cs="Arial"/>
          <w:sz w:val="22"/>
          <w:lang w:val="en-IN"/>
        </w:rPr>
      </w:pPr>
      <w:r>
        <w:rPr>
          <w:rFonts w:eastAsia="Arial" w:cs="Arial"/>
          <w:b/>
          <w:bCs/>
          <w:sz w:val="22"/>
          <w:lang w:val="en-IN"/>
        </w:rPr>
        <w:t>Cross-Functional Orchestration:</w:t>
      </w:r>
      <w:r>
        <w:rPr>
          <w:rFonts w:eastAsia="Arial" w:cs="Arial"/>
          <w:sz w:val="22"/>
          <w:lang w:val="en-IN"/>
        </w:rPr>
        <w:t xml:space="preserve"> Unified fragmented DevOps, MLOps, and Innovation teams to build a centralized </w:t>
      </w:r>
      <w:r>
        <w:rPr>
          <w:rFonts w:eastAsia="Arial" w:cs="Arial"/>
          <w:b/>
          <w:bCs/>
          <w:sz w:val="22"/>
          <w:lang w:val="en-IN"/>
        </w:rPr>
        <w:t>ML Platform</w:t>
      </w:r>
      <w:r>
        <w:rPr>
          <w:rFonts w:eastAsia="Arial" w:cs="Arial"/>
          <w:sz w:val="22"/>
          <w:lang w:val="en-IN"/>
        </w:rPr>
        <w:t xml:space="preserve">. Bridged the gap between Research Scientists and Platform Engineering, implementing a </w:t>
      </w:r>
      <w:r>
        <w:rPr>
          <w:rFonts w:eastAsia="Arial" w:cs="Arial"/>
          <w:b/>
          <w:bCs/>
          <w:sz w:val="22"/>
          <w:lang w:val="en-IN"/>
        </w:rPr>
        <w:t>Kubernetes-native ecosystem</w:t>
      </w:r>
      <w:r>
        <w:rPr>
          <w:rFonts w:eastAsia="Arial" w:cs="Arial"/>
          <w:sz w:val="22"/>
          <w:lang w:val="en-IN"/>
        </w:rPr>
        <w:t xml:space="preserve"> that standardized model experimentation and reduced deployment time by </w:t>
      </w:r>
      <w:r>
        <w:rPr>
          <w:rFonts w:eastAsia="Arial" w:cs="Arial"/>
          <w:b/>
          <w:bCs/>
          <w:sz w:val="22"/>
          <w:lang w:val="en-IN"/>
        </w:rPr>
        <w:t>50%</w:t>
      </w:r>
      <w:r>
        <w:rPr>
          <w:rFonts w:eastAsia="Arial" w:cs="Arial"/>
          <w:sz w:val="22"/>
          <w:lang w:val="en-IN"/>
        </w:rPr>
        <w:t>.</w:t>
      </w:r>
    </w:p>
    <w:p w14:paraId="1C9F60FD" w14:textId="02CBB48E" w:rsidR="00854B56" w:rsidRDefault="7EE7FB11" w:rsidP="00CE04D6">
      <w:pPr>
        <w:pStyle w:val="ListParagraph"/>
        <w:numPr>
          <w:ilvl w:val="0"/>
          <w:numId w:val="49"/>
        </w:numPr>
        <w:spacing w:before="240" w:after="240"/>
        <w:rPr>
          <w:rFonts w:eastAsia="Arial" w:cs="Arial"/>
          <w:sz w:val="22"/>
          <w:lang w:val="en-IN"/>
        </w:rPr>
      </w:pPr>
      <w:r>
        <w:rPr>
          <w:rFonts w:eastAsia="Arial" w:cs="Arial"/>
          <w:b/>
          <w:bCs/>
          <w:sz w:val="22"/>
          <w:lang w:val="en-IN"/>
        </w:rPr>
        <w:t>Multidisciplinary Engineering Roots:</w:t>
      </w:r>
      <w:r>
        <w:rPr>
          <w:rFonts w:eastAsia="Arial" w:cs="Arial"/>
          <w:sz w:val="22"/>
          <w:lang w:val="en-IN"/>
        </w:rPr>
        <w:t xml:space="preserve"> Leveraging a foundational decade in </w:t>
      </w:r>
      <w:r>
        <w:rPr>
          <w:rFonts w:eastAsia="Arial" w:cs="Arial"/>
          <w:b/>
          <w:bCs/>
          <w:sz w:val="22"/>
          <w:lang w:val="en-IN"/>
        </w:rPr>
        <w:t>Mechanical &amp; Aerospace Engineering</w:t>
      </w:r>
      <w:r>
        <w:rPr>
          <w:rFonts w:eastAsia="Arial" w:cs="Arial"/>
          <w:sz w:val="22"/>
          <w:lang w:val="en-IN"/>
        </w:rPr>
        <w:t xml:space="preserve"> (designing high-precision jigs for </w:t>
      </w:r>
      <w:r>
        <w:rPr>
          <w:rFonts w:eastAsia="Arial" w:cs="Arial"/>
          <w:b/>
          <w:bCs/>
          <w:sz w:val="22"/>
          <w:lang w:val="en-IN"/>
        </w:rPr>
        <w:t>ISRO</w:t>
      </w:r>
      <w:r>
        <w:rPr>
          <w:rFonts w:eastAsia="Arial" w:cs="Arial"/>
          <w:sz w:val="22"/>
          <w:lang w:val="en-IN"/>
        </w:rPr>
        <w:t xml:space="preserve"> and </w:t>
      </w:r>
      <w:r>
        <w:rPr>
          <w:rFonts w:eastAsia="Arial" w:cs="Arial"/>
          <w:b/>
          <w:bCs/>
          <w:sz w:val="22"/>
          <w:lang w:val="en-IN"/>
        </w:rPr>
        <w:t>Safran</w:t>
      </w:r>
      <w:r>
        <w:rPr>
          <w:rFonts w:eastAsia="Arial" w:cs="Arial"/>
          <w:sz w:val="22"/>
          <w:lang w:val="en-IN"/>
        </w:rPr>
        <w:t xml:space="preserve">) and </w:t>
      </w:r>
      <w:r>
        <w:rPr>
          <w:rFonts w:eastAsia="Arial" w:cs="Arial"/>
          <w:b/>
          <w:bCs/>
          <w:sz w:val="22"/>
          <w:lang w:val="en-IN"/>
        </w:rPr>
        <w:t>Electronics</w:t>
      </w:r>
      <w:r>
        <w:rPr>
          <w:rFonts w:eastAsia="Arial" w:cs="Arial"/>
          <w:sz w:val="22"/>
          <w:lang w:val="en-IN"/>
        </w:rPr>
        <w:t>. Uniquely skilled at translating the rigor of physical engineering systems into reliable, high-performance software architectures.</w:t>
      </w:r>
    </w:p>
    <w:p w14:paraId="288417DD" w14:textId="2DCA8DD9" w:rsidR="00854B56" w:rsidRDefault="7EE7FB11" w:rsidP="00CE04D6">
      <w:pPr>
        <w:pStyle w:val="ListParagraph"/>
        <w:numPr>
          <w:ilvl w:val="0"/>
          <w:numId w:val="49"/>
        </w:numPr>
        <w:spacing w:before="240" w:after="240"/>
        <w:rPr>
          <w:rFonts w:eastAsia="Arial" w:cs="Arial"/>
          <w:sz w:val="22"/>
          <w:lang w:val="en-IN"/>
        </w:rPr>
        <w:sectPr w:rsidR="00854B56" w:rsidSect="00DF1666">
          <w:footerReference w:type="default" r:id="rId9"/>
          <w:pgSz w:w="11906" w:h="16838" w:code="9"/>
          <w:pgMar w:top="1440" w:right="1080" w:bottom="1440" w:left="1080" w:header="720" w:footer="720" w:gutter="0"/>
          <w:cols w:space="720"/>
          <w:docGrid w:linePitch="360"/>
        </w:sectPr>
      </w:pPr>
      <w:r>
        <w:rPr>
          <w:rFonts w:eastAsia="Arial" w:cs="Arial"/>
          <w:b/>
          <w:bCs/>
          <w:sz w:val="22"/>
          <w:lang w:val="en-IN"/>
        </w:rPr>
        <w:t>Enterprise AI Strategy:</w:t>
      </w:r>
      <w:r>
        <w:rPr>
          <w:rFonts w:eastAsia="Arial" w:cs="Arial"/>
          <w:sz w:val="22"/>
          <w:lang w:val="en-IN"/>
        </w:rPr>
        <w:t xml:space="preserve"> Spearheaded the </w:t>
      </w:r>
      <w:r>
        <w:rPr>
          <w:rFonts w:eastAsia="Arial" w:cs="Arial"/>
          <w:b/>
          <w:bCs/>
          <w:sz w:val="22"/>
          <w:lang w:val="en-IN"/>
        </w:rPr>
        <w:t>"AI-Next"</w:t>
      </w:r>
      <w:r>
        <w:rPr>
          <w:rFonts w:eastAsia="Arial" w:cs="Arial"/>
          <w:sz w:val="22"/>
          <w:lang w:val="en-IN"/>
        </w:rPr>
        <w:t xml:space="preserve"> initiative, shifting the engineering culture from "AI Users" to </w:t>
      </w:r>
      <w:del w:id="9003" w:author="Claude" w:date="2026-06-10T00:00:00Z">
        <w:r>
          <w:rPr>
            <w:rFonts w:eastAsia="Arial" w:cs="Arial"/>
            <w:b/>
            <w:bCs/>
            <w:sz w:val="22"/>
            <w:lang w:val="en-IN"/>
          </w:rPr>
          <w:delText>"Agent Boss."</w:delText>
        </w:r>
      </w:del>
      <w:ins w:id="9004" w:author="Claude" w:date="2026-06-10T00:00:00Z">
        <w:r>
          <w:rPr>
            <w:rFonts w:eastAsia="Arial" w:cs="Arial"/>
            <w:b/>
            <w:bCs/>
            <w:sz w:val="22"/>
            <w:lang w:val="en-IN"/>
          </w:rPr>
          <w:t>"Agent Directors."</w:t>
        </w:r>
      </w:ins>
      <w:r>
        <w:rPr>
          <w:rFonts w:eastAsia="Arial" w:cs="Arial"/>
          <w:sz w:val="22"/>
          <w:lang w:val="en-IN"/>
        </w:rPr>
        <w:t xml:space="preserve"> Democratized advanced tooling across the organization, establishing a vendor-agnostic toolchain that optimized costs and increased developer velocity.</w:t>
      </w:r>
    </w:p>
    <w:p w14:paraId="3A4168D4" w14:textId="77777777" w:rsidR="00DF1666" w:rsidRPr="001717A7" w:rsidRDefault="350D3CA0" w:rsidP="00DF1666">
      <w:pPr>
        <w:pStyle w:val="Heading1"/>
        <w:rPr>
          <w:rFonts w:eastAsiaTheme="minorEastAsia"/>
          <w:sz w:val="32"/>
          <w:szCs w:val="32"/>
        </w:rPr>
      </w:pPr>
      <w:r>
        <w:rPr>
          <w:rFonts w:eastAsiaTheme="minorEastAsia"/>
          <w:sz w:val="32"/>
          <w:szCs w:val="32"/>
        </w:rPr>
        <w:lastRenderedPageBreak/>
        <w:t xml:space="preserve">Work Experience  </w:t>
      </w:r>
    </w:p>
    <w:p w14:paraId="76FEEC3C" w14:textId="2F1DA780" w:rsidR="350D3CA0" w:rsidRDefault="350D3CA0" w:rsidP="350D3CA0"/>
    <w:p w14:paraId="1C93F912" w14:textId="306177DC" w:rsidR="350D3CA0" w:rsidRDefault="350D3CA0" w:rsidP="536BCF33">
      <w:pPr>
        <w:pStyle w:val="Heading2"/>
        <w:rPr>
          <w:rFonts w:eastAsiaTheme="minorEastAsia"/>
          <w:lang w:val="en-IN"/>
        </w:rPr>
      </w:pPr>
      <w:r>
        <w:rPr>
          <w:rFonts w:eastAsiaTheme="minorEastAsia"/>
          <w:lang w:val="en-IN"/>
        </w:rPr>
        <w:t>Staff Engineer | Sanas.ai | Bangalore, India | Nov 2024 – Present</w:t>
      </w:r>
    </w:p>
    <w:p w14:paraId="1F49FEDE" w14:textId="5F5A7D3A" w:rsidR="536BCF33" w:rsidRDefault="536BCF33" w:rsidP="536BCF33">
      <w:pPr>
        <w:rPr>
          <w:lang w:val="en-IN"/>
        </w:rPr>
      </w:pPr>
    </w:p>
    <w:p w14:paraId="09209850" w14:textId="29E3FB2D" w:rsidR="00230658" w:rsidRDefault="00230658" w:rsidP="00230658">
      <w:pPr>
        <w:pStyle w:val="Heading3"/>
      </w:pPr>
      <w:r>
        <w:t>Platform</w:t>
      </w:r>
    </w:p>
    <w:p w14:paraId="6E0CFC85" w14:textId="1B8CDBB4" w:rsidR="00230658" w:rsidRDefault="004B7FCA" w:rsidP="00230658">
      <w:pPr>
        <w:rPr>
          <w:lang w:val="x-none" w:eastAsia="x-none"/>
        </w:rPr>
      </w:pPr>
      <w:r>
        <w:rPr>
          <w:lang w:val="x-none" w:eastAsia="x-none"/>
        </w:rPr>
        <w:t>Feb 2026 – Present</w:t>
      </w:r>
    </w:p>
    <w:p w14:paraId="7DF6D755" w14:textId="5CDA0223" w:rsidR="000A479E" w:rsidRDefault="00AA78CE" w:rsidP="000A479E">
      <w:pPr>
        <w:pStyle w:val="Heading4"/>
        <w:rPr>
          <w:rFonts w:eastAsia="Arial" w:cs="Arial"/>
        </w:rPr>
      </w:pPr>
      <w:del w:id="9001" w:author="Claude" w:date="2026-06-10T00:00:00Z">
        <w:r>
          <w:delText>Speech Inteligence (SI) Platform</w:delText>
        </w:r>
      </w:del>
      <w:ins w:id="9002" w:author="Claude" w:date="2026-06-10T00:00:00Z">
        <w:r>
          <w:t>Speech Intelligence (SI) Platform</w:t>
        </w:r>
      </w:ins>
      <w:r>
        <w:br/>
      </w:r>
      <w:r>
        <w:rPr>
          <w:rFonts w:eastAsia="Arial" w:cs="Arial"/>
        </w:rPr>
        <w:t>Jan 2026 – Present | Technical Lead | Sanas.ai</w:t>
      </w:r>
    </w:p>
    <w:p w14:paraId="090D32CB" w14:textId="77777777" w:rsidR="00CB03DA" w:rsidRDefault="00CB03DA" w:rsidP="00CB03DA">
      <w:pPr>
        <w:rPr>
          <w:lang w:val="x-none" w:eastAsia="x-none"/>
        </w:rPr>
      </w:pPr>
    </w:p>
    <w:p w14:paraId="72C9FD9E" w14:textId="56523533" w:rsidR="00AA78CE" w:rsidRPr="00AA78CE" w:rsidRDefault="00AA78CE" w:rsidP="00AA78CE">
      <w:pPr>
        <w:rPr>
          <w:lang w:val="en-IN" w:eastAsia="x-none"/>
        </w:rPr>
      </w:pPr>
      <w:r>
        <w:rPr>
          <w:lang w:val="en-IN" w:eastAsia="x-none"/>
        </w:rPr>
        <w:t xml:space="preserve">Designed and implemented </w:t>
      </w:r>
      <w:r>
        <w:rPr>
          <w:b/>
          <w:bCs/>
          <w:lang w:val="en-IN" w:eastAsia="x-none"/>
        </w:rPr>
        <w:t>Speech Intelligence (SI)</w:t>
      </w:r>
      <w:r>
        <w:rPr>
          <w:lang w:val="en-IN" w:eastAsia="x-none"/>
        </w:rPr>
        <w:t xml:space="preserve">, a privacy-first, edge-powered conversational intelligence and voice analytics platform built directly on top of the company’s core Accent Translation (AT) and Noise Cancellation (NC) desktop stack. The system processes high-fidelity audio streams locally to generate real-time operational metrics, automated post-call CRM documentation, and near-real-time compliance alerts without exporting raw audio or customer PII to the cloud. </w:t>
      </w:r>
    </w:p>
    <w:p w14:paraId="4A1380B9" w14:textId="77777777" w:rsidR="00AA78CE" w:rsidRPr="00AA78CE" w:rsidRDefault="00B82515" w:rsidP="00AA78CE">
      <w:pPr>
        <w:rPr>
          <w:lang w:val="en-IN" w:eastAsia="x-none"/>
        </w:rPr>
      </w:pPr>
      <w:r>
        <w:rPr>
          <w:noProof/>
          <w:lang w:val="en-IN" w:eastAsia="x-none"/>
        </w:rPr>
        <w:pict w14:anchorId="6D360B0D">
          <v:rect id="_x0000_i1033" alt="" style="width:451.3pt;height:.05pt;mso-width-percent:0;mso-height-percent:0;mso-width-percent:0;mso-height-percent:0" o:hralign="center" o:hrstd="t" o:hrnoshade="t" o:hr="t" fillcolor="gray" stroked="f"/>
        </w:pict>
      </w:r>
    </w:p>
    <w:p w14:paraId="693E0974" w14:textId="77777777" w:rsidR="00AA78CE" w:rsidRPr="00AA78CE" w:rsidRDefault="00AA78CE" w:rsidP="00AA78CE">
      <w:pPr>
        <w:rPr>
          <w:b/>
          <w:bCs/>
          <w:lang w:val="en-IN" w:eastAsia="x-none"/>
        </w:rPr>
      </w:pPr>
      <w:r>
        <w:rPr>
          <w:b/>
          <w:bCs/>
          <w:lang w:val="en-IN" w:eastAsia="x-none"/>
        </w:rPr>
        <w:t>Key Contributions &amp; Architecture</w:t>
      </w:r>
    </w:p>
    <w:p w14:paraId="1A606B4B" w14:textId="77777777" w:rsidR="00AA78CE" w:rsidRPr="00AA78CE" w:rsidRDefault="00AA78CE" w:rsidP="00AA78CE">
      <w:pPr>
        <w:numPr>
          <w:ilvl w:val="0"/>
          <w:numId w:val="86"/>
        </w:numPr>
        <w:rPr>
          <w:lang w:val="en-IN" w:eastAsia="x-none"/>
        </w:rPr>
      </w:pPr>
      <w:r>
        <w:rPr>
          <w:b/>
          <w:bCs/>
          <w:lang w:val="en-IN" w:eastAsia="x-none"/>
        </w:rPr>
        <w:t>High-Throughput Asynchronous Orchestration:</w:t>
      </w:r>
      <w:r>
        <w:rPr>
          <w:lang w:val="en-IN" w:eastAsia="x-none"/>
        </w:rPr>
        <w:t xml:space="preserve"> Architected a distributed microservice framework backed by a message queue to ingest raw chunks, reconcile channel-wise timestamp overlaps, and store merged data efficiently within Amazon S3. </w:t>
      </w:r>
    </w:p>
    <w:p w14:paraId="0000E0E2" w14:textId="77777777" w:rsidR="00AA78CE" w:rsidRPr="00AA78CE" w:rsidRDefault="00AA78CE" w:rsidP="00AA78CE">
      <w:pPr>
        <w:numPr>
          <w:ilvl w:val="0"/>
          <w:numId w:val="86"/>
        </w:numPr>
        <w:rPr>
          <w:lang w:val="en-IN" w:eastAsia="x-none"/>
        </w:rPr>
      </w:pPr>
      <w:r>
        <w:rPr>
          <w:b/>
          <w:bCs/>
          <w:lang w:val="en-IN" w:eastAsia="x-none"/>
        </w:rPr>
        <w:t>Cascading Real-Time Analytics Pipeline:</w:t>
      </w:r>
      <w:r>
        <w:rPr>
          <w:lang w:val="en-IN" w:eastAsia="x-none"/>
        </w:rPr>
        <w:t xml:space="preserve"> Designed a highly scalable, four-stage analytical data pipeline using a ClickHouse OLAP database. Utilized the AggregatingMergeTree engine paired with state combinators (sumState, argMaxMergeState, uniqState) to incrementally aggregate operational metrics (AHT, agent/customer talk-time ratios, distinct call volumes) across daily, weekly, and monthly rollups without re-scanning raw log data. </w:t>
      </w:r>
    </w:p>
    <w:p w14:paraId="3CC00044" w14:textId="77777777" w:rsidR="00AA78CE" w:rsidRPr="00AA78CE" w:rsidRDefault="00AA78CE" w:rsidP="00AA78CE">
      <w:pPr>
        <w:numPr>
          <w:ilvl w:val="0"/>
          <w:numId w:val="86"/>
        </w:numPr>
        <w:rPr>
          <w:lang w:val="en-IN" w:eastAsia="x-none"/>
        </w:rPr>
      </w:pPr>
      <w:r>
        <w:rPr>
          <w:b/>
          <w:bCs/>
          <w:lang w:val="en-IN" w:eastAsia="x-none"/>
        </w:rPr>
        <w:t>Multi-Track AI Analytics Workers:</w:t>
      </w:r>
      <w:r>
        <w:rPr>
          <w:lang w:val="en-IN" w:eastAsia="x-none"/>
        </w:rPr>
        <w:t xml:space="preserve"> Developed asynchronous queue-driven workers executing concurrent post-call LLM pipelines. Track A generates concise call summaries, discussion items, and action bullet points. Track B computes automated performance metrics, customer intent hashtags, and best-fit call dispositions. </w:t>
      </w:r>
    </w:p>
    <w:p w14:paraId="2CD6F318" w14:textId="77777777" w:rsidR="00AA78CE" w:rsidRPr="00AA78CE" w:rsidRDefault="00AA78CE" w:rsidP="00AA78CE">
      <w:pPr>
        <w:numPr>
          <w:ilvl w:val="0"/>
          <w:numId w:val="86"/>
        </w:numPr>
        <w:rPr>
          <w:lang w:val="en-IN" w:eastAsia="x-none"/>
        </w:rPr>
      </w:pPr>
      <w:r>
        <w:rPr>
          <w:b/>
          <w:bCs/>
          <w:lang w:val="en-IN" w:eastAsia="x-none"/>
        </w:rPr>
        <w:t>Context-Aware Presentation Layer:</w:t>
      </w:r>
      <w:r>
        <w:rPr>
          <w:lang w:val="en-IN" w:eastAsia="x-none"/>
        </w:rPr>
        <w:t xml:space="preserve"> Built a multi-tier visualization framework consisting of a real-time active call widget , a VDI-whitelisted web portal enabling agents in restricted environments to copy-paste summaries into CRMs , and an administrative dashboard highlighting near-real-time fraud and misrepresentation alerts on a 30-second refresh cycle. </w:t>
      </w:r>
    </w:p>
    <w:p w14:paraId="4D389E6F" w14:textId="77777777" w:rsidR="00AA78CE" w:rsidRPr="00AA78CE" w:rsidRDefault="00B82515" w:rsidP="00AA78CE">
      <w:pPr>
        <w:rPr>
          <w:lang w:val="en-IN" w:eastAsia="x-none"/>
        </w:rPr>
      </w:pPr>
      <w:r>
        <w:rPr>
          <w:noProof/>
          <w:lang w:val="en-IN" w:eastAsia="x-none"/>
        </w:rPr>
        <w:lastRenderedPageBreak/>
        <w:pict w14:anchorId="4C9D6C06">
          <v:rect id="_x0000_i1032" alt="" style="width:451.3pt;height:.05pt;mso-width-percent:0;mso-height-percent:0;mso-width-percent:0;mso-height-percent:0" o:hralign="center" o:hrstd="t" o:hrnoshade="t" o:hr="t" fillcolor="gray" stroked="f"/>
        </w:pict>
      </w:r>
    </w:p>
    <w:p w14:paraId="1022E371" w14:textId="77777777" w:rsidR="00AA78CE" w:rsidRPr="00AA78CE" w:rsidRDefault="00AA78CE" w:rsidP="00AA78CE">
      <w:pPr>
        <w:rPr>
          <w:b/>
          <w:bCs/>
          <w:lang w:val="en-IN" w:eastAsia="x-none"/>
        </w:rPr>
      </w:pPr>
      <w:r>
        <w:rPr>
          <w:b/>
          <w:bCs/>
          <w:lang w:val="en-IN" w:eastAsia="x-none"/>
        </w:rPr>
        <w:t>Technologies Used</w:t>
      </w:r>
    </w:p>
    <w:p w14:paraId="257C14BC" w14:textId="77777777" w:rsidR="00AA78CE" w:rsidRPr="00AA78CE" w:rsidRDefault="00AA78CE" w:rsidP="00AA78CE">
      <w:pPr>
        <w:rPr>
          <w:lang w:val="en-IN" w:eastAsia="x-none"/>
        </w:rPr>
      </w:pPr>
      <w:r>
        <w:rPr>
          <w:b/>
          <w:bCs/>
          <w:lang w:val="en-IN" w:eastAsia="x-none"/>
        </w:rPr>
        <w:t>Backend &amp; Core UI:</w:t>
      </w:r>
      <w:r>
        <w:rPr>
          <w:lang w:val="en-IN" w:eastAsia="x-none"/>
        </w:rPr>
        <w:t xml:space="preserve"> FastAPI, Python, Asyncio, gRPC, React, Next.js </w:t>
      </w:r>
    </w:p>
    <w:p w14:paraId="243429FE" w14:textId="77777777" w:rsidR="00AA78CE" w:rsidRPr="00AA78CE" w:rsidRDefault="00AA78CE" w:rsidP="00AA78CE">
      <w:pPr>
        <w:rPr>
          <w:lang w:val="en-IN" w:eastAsia="x-none"/>
        </w:rPr>
      </w:pPr>
      <w:r>
        <w:rPr>
          <w:b/>
          <w:bCs/>
          <w:lang w:val="en-IN" w:eastAsia="x-none"/>
        </w:rPr>
        <w:t>Data Infrastructure:</w:t>
      </w:r>
      <w:r>
        <w:rPr>
          <w:lang w:val="en-IN" w:eastAsia="x-none"/>
        </w:rPr>
        <w:t xml:space="preserve"> ClickHouse OLAP, PostgreSQL, Message Queue (Kafka/RabbitMQ) </w:t>
      </w:r>
    </w:p>
    <w:p w14:paraId="003BC9DF" w14:textId="77777777" w:rsidR="00AA78CE" w:rsidRPr="00AA78CE" w:rsidRDefault="00AA78CE" w:rsidP="00AA78CE">
      <w:pPr>
        <w:rPr>
          <w:lang w:val="en-IN" w:eastAsia="x-none"/>
        </w:rPr>
      </w:pPr>
      <w:r>
        <w:rPr>
          <w:b/>
          <w:bCs/>
          <w:lang w:val="en-IN" w:eastAsia="x-none"/>
        </w:rPr>
        <w:t>Storage &amp; Synchronization:</w:t>
      </w:r>
      <w:r>
        <w:rPr>
          <w:lang w:val="en-IN" w:eastAsia="x-none"/>
        </w:rPr>
        <w:t xml:space="preserve"> Amazon S3, Distributed Redis Caching </w:t>
      </w:r>
    </w:p>
    <w:p w14:paraId="10BC2643" w14:textId="77777777" w:rsidR="00AA78CE" w:rsidRPr="00AA78CE" w:rsidRDefault="00AA78CE" w:rsidP="00AA78CE">
      <w:pPr>
        <w:rPr>
          <w:lang w:val="en-IN" w:eastAsia="x-none"/>
        </w:rPr>
      </w:pPr>
      <w:r>
        <w:rPr>
          <w:b/>
          <w:bCs/>
          <w:lang w:val="en-IN" w:eastAsia="x-none"/>
        </w:rPr>
        <w:t>AI Engines:</w:t>
      </w:r>
      <w:r>
        <w:rPr>
          <w:lang w:val="en-IN" w:eastAsia="x-none"/>
        </w:rPr>
        <w:t xml:space="preserve"> On-device English ASR, Rule-Based NLP Redaction, LLM Text Orchestration </w:t>
      </w:r>
    </w:p>
    <w:p w14:paraId="1D149F4D" w14:textId="77777777" w:rsidR="00AA78CE" w:rsidRPr="00AA78CE" w:rsidRDefault="00B82515" w:rsidP="00AA78CE">
      <w:pPr>
        <w:rPr>
          <w:lang w:val="en-IN" w:eastAsia="x-none"/>
        </w:rPr>
      </w:pPr>
      <w:r>
        <w:rPr>
          <w:noProof/>
          <w:lang w:val="en-IN" w:eastAsia="x-none"/>
        </w:rPr>
        <w:pict w14:anchorId="51BEE6C8">
          <v:rect id="_x0000_i1031" alt="" style="width:451.3pt;height:.05pt;mso-width-percent:0;mso-height-percent:0;mso-width-percent:0;mso-height-percent:0" o:hralign="center" o:hrstd="t" o:hrnoshade="t" o:hr="t" fillcolor="gray" stroked="f"/>
        </w:pict>
      </w:r>
    </w:p>
    <w:p w14:paraId="3B300F57" w14:textId="77777777" w:rsidR="00AA78CE" w:rsidRPr="00AA78CE" w:rsidRDefault="00AA78CE" w:rsidP="00AA78CE">
      <w:pPr>
        <w:rPr>
          <w:b/>
          <w:bCs/>
          <w:lang w:val="en-IN" w:eastAsia="x-none"/>
        </w:rPr>
      </w:pPr>
      <w:r>
        <w:rPr>
          <w:b/>
          <w:bCs/>
          <w:lang w:val="en-IN" w:eastAsia="x-none"/>
        </w:rPr>
        <w:t>Impact Summary</w:t>
      </w:r>
    </w:p>
    <w:p w14:paraId="3DC95BC4" w14:textId="77777777" w:rsidR="00AA78CE" w:rsidRPr="00AA78CE" w:rsidRDefault="00AA78CE" w:rsidP="00AA78CE">
      <w:pPr>
        <w:numPr>
          <w:ilvl w:val="0"/>
          <w:numId w:val="87"/>
        </w:numPr>
        <w:rPr>
          <w:lang w:val="en-IN" w:eastAsia="x-none"/>
        </w:rPr>
      </w:pPr>
      <w:r>
        <w:rPr>
          <w:lang w:val="en-IN" w:eastAsia="x-none"/>
        </w:rPr>
        <w:t xml:space="preserve">Expanded conversational data coverage from an industry baseline of 1%–3% to </w:t>
      </w:r>
      <w:r>
        <w:rPr>
          <w:b/>
          <w:bCs/>
          <w:lang w:val="en-IN" w:eastAsia="x-none"/>
        </w:rPr>
        <w:t>100% total interaction visibility</w:t>
      </w:r>
      <w:r>
        <w:rPr>
          <w:lang w:val="en-IN" w:eastAsia="x-none"/>
        </w:rPr>
        <w:t xml:space="preserve"> across all deployed voice operations. </w:t>
      </w:r>
    </w:p>
    <w:p w14:paraId="70D23BE7" w14:textId="77777777" w:rsidR="00AA78CE" w:rsidRPr="00AA78CE" w:rsidRDefault="00AA78CE" w:rsidP="00AA78CE">
      <w:pPr>
        <w:numPr>
          <w:ilvl w:val="0"/>
          <w:numId w:val="87"/>
        </w:numPr>
        <w:rPr>
          <w:lang w:val="en-IN" w:eastAsia="x-none"/>
        </w:rPr>
      </w:pPr>
      <w:r>
        <w:rPr>
          <w:lang w:val="en-IN" w:eastAsia="x-none"/>
        </w:rPr>
        <w:t xml:space="preserve">Delivered structured call artifacts within </w:t>
      </w:r>
      <w:r>
        <w:rPr>
          <w:b/>
          <w:bCs/>
          <w:lang w:val="en-IN" w:eastAsia="x-none"/>
        </w:rPr>
        <w:t>4 seconds of termination</w:t>
      </w:r>
      <w:r>
        <w:rPr>
          <w:lang w:val="en-IN" w:eastAsia="x-none"/>
        </w:rPr>
        <w:t xml:space="preserve">, systematically driving down After-Call Work (ACW) and overall Average Handle Time (AHT). </w:t>
      </w:r>
    </w:p>
    <w:p w14:paraId="4C50F49E" w14:textId="77777777" w:rsidR="00AA78CE" w:rsidRPr="00AA78CE" w:rsidRDefault="00AA78CE" w:rsidP="00AA78CE">
      <w:pPr>
        <w:numPr>
          <w:ilvl w:val="0"/>
          <w:numId w:val="87"/>
        </w:numPr>
        <w:rPr>
          <w:lang w:val="en-IN" w:eastAsia="x-none"/>
        </w:rPr>
      </w:pPr>
      <w:r>
        <w:rPr>
          <w:lang w:val="en-IN" w:eastAsia="x-none"/>
        </w:rPr>
        <w:t xml:space="preserve">Achieved an alert latency SLA of </w:t>
      </w:r>
      <w:r>
        <w:rPr>
          <w:b/>
          <w:bCs/>
          <w:lang w:val="en-IN" w:eastAsia="x-none"/>
        </w:rPr>
        <w:t>under 60–120 seconds</w:t>
      </w:r>
      <w:r>
        <w:rPr>
          <w:lang w:val="en-IN" w:eastAsia="x-none"/>
        </w:rPr>
        <w:t xml:space="preserve"> for flagging high-severity policy breaches and fraud patterns. </w:t>
      </w:r>
    </w:p>
    <w:p w14:paraId="58C53A39" w14:textId="77777777" w:rsidR="00AA78CE" w:rsidRPr="00AA78CE" w:rsidRDefault="00AA78CE" w:rsidP="00AA78CE">
      <w:pPr>
        <w:numPr>
          <w:ilvl w:val="0"/>
          <w:numId w:val="87"/>
        </w:numPr>
        <w:rPr>
          <w:lang w:val="en-IN" w:eastAsia="x-none"/>
        </w:rPr>
      </w:pPr>
      <w:r>
        <w:rPr>
          <w:lang w:val="en-IN" w:eastAsia="x-none"/>
        </w:rPr>
        <w:t xml:space="preserve">Eliminated multi-gigabyte query out-of-memory (OOM) failures by strict adherence to sorted database primary keys and partition-aware query filtering. </w:t>
      </w:r>
    </w:p>
    <w:p w14:paraId="70977881" w14:textId="77777777" w:rsidR="00CB03DA" w:rsidRPr="00CB03DA" w:rsidRDefault="00CB03DA" w:rsidP="00CB03DA">
      <w:pPr>
        <w:rPr>
          <w:lang w:val="x-none" w:eastAsia="x-none"/>
        </w:rPr>
        <w:sectPr w:rsidR="00CB03DA" w:rsidRPr="00CB03DA" w:rsidSect="00DF1666">
          <w:pgSz w:w="11906" w:h="16838" w:code="9"/>
          <w:pgMar w:top="1440" w:right="1080" w:bottom="1440" w:left="1080" w:header="720" w:footer="720" w:gutter="0"/>
          <w:cols w:space="720"/>
          <w:docGrid w:linePitch="360"/>
        </w:sectPr>
      </w:pPr>
    </w:p>
    <w:p w14:paraId="5A477699" w14:textId="383D9161" w:rsidR="00204230" w:rsidRDefault="00204230" w:rsidP="536BCF33">
      <w:pPr>
        <w:pStyle w:val="Heading3"/>
        <w:rPr>
          <w:rFonts w:eastAsiaTheme="minorEastAsia"/>
        </w:rPr>
      </w:pPr>
      <w:r>
        <w:lastRenderedPageBreak/>
        <w:t>Innovation</w:t>
      </w:r>
    </w:p>
    <w:p w14:paraId="029DAD11" w14:textId="5410CD92" w:rsidR="00204230" w:rsidRDefault="00204230" w:rsidP="00204230">
      <w:r>
        <w:t>Jul 2025 – Present</w:t>
      </w:r>
    </w:p>
    <w:p w14:paraId="28B7887F" w14:textId="2AE964F3" w:rsidR="00AB33AE" w:rsidRDefault="00AB33AE" w:rsidP="00AB33AE">
      <w:pPr>
        <w:pStyle w:val="Heading4"/>
        <w:rPr>
          <w:rFonts w:eastAsia="Arial" w:cs="Arial"/>
        </w:rPr>
      </w:pPr>
      <w:r>
        <w:t>Playground – Unified Audio Transformation Showcase Platform</w:t>
        <w:br/>
      </w:r>
      <w:r>
        <w:rPr>
          <w:rFonts w:eastAsia="Arial" w:cs="Arial"/>
        </w:rPr>
        <w:t>Dec 2025 – Mar 2026 | Technical Lead | Sanas.ai</w:t>
      </w:r>
    </w:p>
    <w:p w14:paraId="6FB599C4" w14:textId="77777777" w:rsidR="001A5CF9" w:rsidRDefault="001A5CF9" w:rsidP="00EE24AB">
      <w:pPr>
        <w:rPr>
          <w:lang w:val="en-IN" w:eastAsia="x-none"/>
        </w:rPr>
      </w:pPr>
    </w:p>
    <w:p w14:paraId="67076157" w14:textId="2F15BB0C" w:rsidR="00EE24AB" w:rsidRPr="00EE24AB" w:rsidRDefault="00EE24AB" w:rsidP="00EE24AB">
      <w:pPr>
        <w:rPr>
          <w:lang w:val="en-IN" w:eastAsia="x-none"/>
        </w:rPr>
      </w:pPr>
      <w:r>
        <w:rPr>
          <w:lang w:val="en-IN" w:eastAsia="x-none"/>
        </w:rPr>
        <w:t xml:space="preserve">Designed and implemented an interactive web platform and high-throughput audio orchestration pipeline showcasing the company’s full suite of core AI offerings: </w:t>
      </w:r>
      <w:r>
        <w:rPr>
          <w:b/>
          <w:bCs/>
          <w:lang w:val="en-IN" w:eastAsia="x-none"/>
        </w:rPr>
        <w:t>Accent Translation</w:t>
      </w:r>
      <w:r>
        <w:rPr>
          <w:lang w:val="en-IN" w:eastAsia="x-none"/>
        </w:rPr>
        <w:t xml:space="preserve">, </w:t>
      </w:r>
      <w:r>
        <w:rPr>
          <w:b/>
          <w:bCs/>
          <w:lang w:val="en-IN" w:eastAsia="x-none"/>
        </w:rPr>
        <w:t>Noise Cancellation</w:t>
      </w:r>
      <w:r>
        <w:rPr>
          <w:lang w:val="en-IN" w:eastAsia="x-none"/>
        </w:rPr>
        <w:t xml:space="preserve">, </w:t>
      </w:r>
      <w:r>
        <w:rPr>
          <w:b/>
          <w:bCs/>
          <w:lang w:val="en-IN" w:eastAsia="x-none"/>
        </w:rPr>
        <w:t>Speech Enhancement</w:t>
      </w:r>
      <w:r>
        <w:rPr>
          <w:lang w:val="en-IN" w:eastAsia="x-none"/>
        </w:rPr>
        <w:t xml:space="preserve">, and </w:t>
      </w:r>
      <w:r>
        <w:rPr>
          <w:b/>
          <w:bCs/>
          <w:lang w:val="en-IN" w:eastAsia="x-none"/>
        </w:rPr>
        <w:t>Language Translation</w:t>
      </w:r>
      <w:r>
        <w:rPr>
          <w:lang w:val="en-IN" w:eastAsia="x-none"/>
        </w:rPr>
        <w:t xml:space="preserve">. Modeled after ElevenLabs , the system serves as both a high-fidelity enterprise technology demonstration and a foundational developer platform , utilizing an asynchronous, multi-track architecture to deliver real-time audio orchestration. </w:t>
      </w:r>
    </w:p>
    <w:p w14:paraId="212E3F2B" w14:textId="77777777" w:rsidR="00EE24AB" w:rsidRPr="00EE24AB" w:rsidRDefault="00B82515" w:rsidP="00EE24AB">
      <w:pPr>
        <w:rPr>
          <w:lang w:val="en-IN" w:eastAsia="x-none"/>
        </w:rPr>
      </w:pPr>
      <w:r>
        <w:rPr>
          <w:noProof/>
          <w:lang w:val="en-IN" w:eastAsia="x-none"/>
        </w:rPr>
        <w:pict w14:anchorId="33AB651A">
          <v:rect id="_x0000_i1030" alt="" style="width:451.3pt;height:.05pt;mso-width-percent:0;mso-height-percent:0;mso-width-percent:0;mso-height-percent:0" o:hralign="center" o:hrstd="t" o:hrnoshade="t" o:hr="t" fillcolor="gray" stroked="f"/>
        </w:pict>
      </w:r>
    </w:p>
    <w:p w14:paraId="063A1211" w14:textId="77777777" w:rsidR="00EE24AB" w:rsidRPr="00EE24AB" w:rsidRDefault="00EE24AB" w:rsidP="00EE24AB">
      <w:pPr>
        <w:rPr>
          <w:b/>
          <w:bCs/>
          <w:lang w:val="en-IN" w:eastAsia="x-none"/>
        </w:rPr>
      </w:pPr>
      <w:r>
        <w:rPr>
          <w:b/>
          <w:bCs/>
          <w:lang w:val="en-IN" w:eastAsia="x-none"/>
        </w:rPr>
        <w:t>Key Contributions &amp; Architecture</w:t>
      </w:r>
    </w:p>
    <w:p w14:paraId="7CD3C78D" w14:textId="77777777" w:rsidR="00EE24AB" w:rsidRPr="00EE24AB" w:rsidRDefault="00EE24AB" w:rsidP="00EE24AB">
      <w:pPr>
        <w:numPr>
          <w:ilvl w:val="0"/>
          <w:numId w:val="83"/>
        </w:numPr>
        <w:rPr>
          <w:lang w:val="en-IN" w:eastAsia="x-none"/>
        </w:rPr>
      </w:pPr>
      <w:r>
        <w:rPr>
          <w:b/>
          <w:bCs/>
          <w:lang w:val="en-IN" w:eastAsia="x-none"/>
        </w:rPr>
        <w:t>Asynchronous Multi-Track Pipeline:</w:t>
      </w:r>
      <w:r>
        <w:rPr>
          <w:lang w:val="en-IN" w:eastAsia="x-none"/>
        </w:rPr>
        <w:t xml:space="preserve"> Engineered a triple-track asynchronous execution layer using FastAPI and Python asyncio to concurrently manage core translation, Voice Activity Detection (VAD Masking), and speaker identity profiling. </w:t>
      </w:r>
    </w:p>
    <w:p w14:paraId="639B60F6" w14:textId="77777777" w:rsidR="00EE24AB" w:rsidRPr="00EE24AB" w:rsidRDefault="00EE24AB" w:rsidP="00EE24AB">
      <w:pPr>
        <w:numPr>
          <w:ilvl w:val="0"/>
          <w:numId w:val="83"/>
        </w:numPr>
        <w:rPr>
          <w:lang w:val="en-IN" w:eastAsia="x-none"/>
        </w:rPr>
      </w:pPr>
      <w:r>
        <w:rPr>
          <w:b/>
          <w:bCs/>
          <w:lang w:val="en-IN" w:eastAsia="x-none"/>
        </w:rPr>
        <w:t>Unified AI Product Suite Integration:</w:t>
      </w:r>
      <w:r>
        <w:rPr>
          <w:lang w:val="en-IN" w:eastAsia="x-none"/>
        </w:rPr>
        <w:t xml:space="preserve"> Integrated distributed machine learning models to orchestrate noise cancellation, voice isolation, speech enhancement, and language translation simultaneously within a single user session. </w:t>
      </w:r>
    </w:p>
    <w:p w14:paraId="5AE3970E" w14:textId="77777777" w:rsidR="00EE24AB" w:rsidRPr="00EE24AB" w:rsidRDefault="00EE24AB" w:rsidP="00EE24AB">
      <w:pPr>
        <w:numPr>
          <w:ilvl w:val="0"/>
          <w:numId w:val="83"/>
        </w:numPr>
        <w:rPr>
          <w:lang w:val="en-IN" w:eastAsia="x-none"/>
        </w:rPr>
      </w:pPr>
      <w:r>
        <w:rPr>
          <w:b/>
          <w:bCs/>
          <w:lang w:val="en-IN" w:eastAsia="x-none"/>
        </w:rPr>
        <w:t>Inference Optimization &amp; Cloud Scaling:</w:t>
      </w:r>
      <w:r>
        <w:rPr>
          <w:lang w:val="en-IN" w:eastAsia="x-none"/>
        </w:rPr>
        <w:t xml:space="preserve"> Hosted deep learning models on an NVIDIA Triton Inference Server via gRPC to maintain sub-100ms chunk latency. Automated dynamic batching and horizontal auto-scaling across AWS EKS and Modal (utilizing NVIDIA H100 and T4 GPUs) to reliably serve up to 430k requests per day. </w:t>
      </w:r>
    </w:p>
    <w:p w14:paraId="6826DE2F" w14:textId="77777777" w:rsidR="00EE24AB" w:rsidRPr="00EE24AB" w:rsidRDefault="00EE24AB" w:rsidP="00EE24AB">
      <w:pPr>
        <w:numPr>
          <w:ilvl w:val="0"/>
          <w:numId w:val="83"/>
        </w:numPr>
        <w:rPr>
          <w:lang w:val="en-IN" w:eastAsia="x-none"/>
        </w:rPr>
      </w:pPr>
      <w:r>
        <w:rPr>
          <w:b/>
          <w:bCs/>
          <w:lang w:val="en-IN" w:eastAsia="x-none"/>
        </w:rPr>
        <w:t>Speculative Processing Layer:</w:t>
      </w:r>
      <w:r>
        <w:rPr>
          <w:lang w:val="en-IN" w:eastAsia="x-none"/>
        </w:rPr>
        <w:t xml:space="preserve"> Developed an eager-ingestion workflow that intercepts browser-based audio recordings or uploads , resamples them to 16kHz mono PCM , and speculatively computes voice cloning and core translation tracks in the background before the user initiates the final request. </w:t>
      </w:r>
    </w:p>
    <w:p w14:paraId="362692B5" w14:textId="77777777" w:rsidR="00EE24AB" w:rsidRPr="00EE24AB" w:rsidRDefault="00EE24AB" w:rsidP="00EE24AB">
      <w:pPr>
        <w:numPr>
          <w:ilvl w:val="0"/>
          <w:numId w:val="83"/>
        </w:numPr>
        <w:rPr>
          <w:lang w:val="en-IN" w:eastAsia="x-none"/>
        </w:rPr>
      </w:pPr>
      <w:r>
        <w:rPr>
          <w:b/>
          <w:bCs/>
          <w:lang w:val="en-IN" w:eastAsia="x-none"/>
        </w:rPr>
        <w:t>Hybrid Storage &amp; Session Security:</w:t>
      </w:r>
      <w:r>
        <w:rPr>
          <w:lang w:val="en-IN" w:eastAsia="x-none"/>
        </w:rPr>
        <w:t xml:space="preserve"> Configured an optimized storage architecture utilizing in-memory FastAPI buffers for fast Triton communication , AWS S3 for raw audio persistence , and Redis for distributed track synchronization and metadata state caching. Hardened edge security with signature-based file validation, malware scanning, reCAPTCHA v3, and an automated 10-minute asset TTL. </w:t>
      </w:r>
    </w:p>
    <w:p w14:paraId="00D6F73C" w14:textId="77777777" w:rsidR="00EE24AB" w:rsidRPr="00EE24AB" w:rsidRDefault="00B82515" w:rsidP="00EE24AB">
      <w:pPr>
        <w:rPr>
          <w:lang w:val="en-IN" w:eastAsia="x-none"/>
        </w:rPr>
      </w:pPr>
      <w:r>
        <w:rPr>
          <w:noProof/>
          <w:lang w:val="en-IN" w:eastAsia="x-none"/>
        </w:rPr>
        <w:pict w14:anchorId="047B1AE1">
          <v:rect id="_x0000_i1029" alt="" style="width:451.3pt;height:.05pt;mso-width-percent:0;mso-height-percent:0;mso-width-percent:0;mso-height-percent:0" o:hralign="center" o:hrstd="t" o:hrnoshade="t" o:hr="t" fillcolor="gray" stroked="f"/>
        </w:pict>
      </w:r>
    </w:p>
    <w:p w14:paraId="51D7653B" w14:textId="77777777" w:rsidR="00EE24AB" w:rsidRPr="00EE24AB" w:rsidRDefault="00EE24AB" w:rsidP="00EE24AB">
      <w:pPr>
        <w:rPr>
          <w:b/>
          <w:bCs/>
          <w:lang w:val="en-IN" w:eastAsia="x-none"/>
        </w:rPr>
      </w:pPr>
      <w:r>
        <w:rPr>
          <w:b/>
          <w:bCs/>
          <w:lang w:val="en-IN" w:eastAsia="x-none"/>
        </w:rPr>
        <w:t>Technologies Used</w:t>
      </w:r>
    </w:p>
    <w:p w14:paraId="4F535742" w14:textId="77777777" w:rsidR="00EE24AB" w:rsidRPr="00EE24AB" w:rsidRDefault="00EE24AB" w:rsidP="00EE24AB">
      <w:pPr>
        <w:numPr>
          <w:ilvl w:val="0"/>
          <w:numId w:val="84"/>
        </w:numPr>
        <w:rPr>
          <w:lang w:val="en-IN" w:eastAsia="x-none"/>
        </w:rPr>
      </w:pPr>
      <w:r>
        <w:rPr>
          <w:b/>
          <w:bCs/>
          <w:lang w:val="en-IN" w:eastAsia="x-none"/>
        </w:rPr>
        <w:lastRenderedPageBreak/>
        <w:t>Backend &amp; Orchestration:</w:t>
      </w:r>
      <w:r>
        <w:rPr>
          <w:lang w:val="en-IN" w:eastAsia="x-none"/>
        </w:rPr>
        <w:t xml:space="preserve"> FastAPI, Python asyncio, gRPC, NVIDIA Triton Inference Server, AWS EKS </w:t>
      </w:r>
    </w:p>
    <w:p w14:paraId="4B476793" w14:textId="77777777" w:rsidR="00EE24AB" w:rsidRPr="00EE24AB" w:rsidRDefault="00EE24AB" w:rsidP="00EE24AB">
      <w:pPr>
        <w:numPr>
          <w:ilvl w:val="0"/>
          <w:numId w:val="84"/>
        </w:numPr>
        <w:rPr>
          <w:lang w:val="en-IN" w:eastAsia="x-none"/>
        </w:rPr>
      </w:pPr>
      <w:r>
        <w:rPr>
          <w:b/>
          <w:bCs/>
          <w:lang w:val="en-IN" w:eastAsia="x-none"/>
        </w:rPr>
        <w:t>Frontend &amp; Web Audio:</w:t>
      </w:r>
      <w:r>
        <w:rPr>
          <w:lang w:val="en-IN" w:eastAsia="x-none"/>
        </w:rPr>
        <w:t xml:space="preserve"> React, Next.js, Web Audio API, WebSockets </w:t>
      </w:r>
    </w:p>
    <w:p w14:paraId="0D5D6220" w14:textId="77777777" w:rsidR="00EE24AB" w:rsidRPr="00EE24AB" w:rsidRDefault="00EE24AB" w:rsidP="00EE24AB">
      <w:pPr>
        <w:numPr>
          <w:ilvl w:val="0"/>
          <w:numId w:val="84"/>
        </w:numPr>
        <w:rPr>
          <w:lang w:val="en-IN" w:eastAsia="x-none"/>
        </w:rPr>
      </w:pPr>
      <w:r>
        <w:rPr>
          <w:b/>
          <w:bCs/>
          <w:lang w:val="en-IN" w:eastAsia="x-none"/>
        </w:rPr>
        <w:t>Inference &amp; Infrastructure:</w:t>
      </w:r>
      <w:r>
        <w:rPr>
          <w:lang w:val="en-IN" w:eastAsia="x-none"/>
        </w:rPr>
        <w:t xml:space="preserve"> Modal, NVIDIA H100/T4 GPUs, Redis, Amazon S3 </w:t>
      </w:r>
    </w:p>
    <w:p w14:paraId="528A126E" w14:textId="77777777" w:rsidR="00EE24AB" w:rsidRPr="00EE24AB" w:rsidRDefault="00EE24AB" w:rsidP="00EE24AB">
      <w:pPr>
        <w:numPr>
          <w:ilvl w:val="0"/>
          <w:numId w:val="84"/>
        </w:numPr>
        <w:rPr>
          <w:lang w:val="en-IN" w:eastAsia="x-none"/>
        </w:rPr>
      </w:pPr>
      <w:r>
        <w:rPr>
          <w:b/>
          <w:bCs/>
          <w:lang w:val="en-IN" w:eastAsia="x-none"/>
        </w:rPr>
        <w:t>Core Algorithms &amp; ML:</w:t>
      </w:r>
      <w:r>
        <w:rPr>
          <w:lang w:val="en-IN" w:eastAsia="x-none"/>
        </w:rPr>
        <w:t xml:space="preserve"> Sanas AT Core, Noise Cancellation &amp; Isolation VAD, Nvidia Sortformer (Diarization), ElevenLabs STS &amp; IVC </w:t>
      </w:r>
    </w:p>
    <w:p w14:paraId="15F1F7A1" w14:textId="77777777" w:rsidR="00EE24AB" w:rsidRPr="00EE24AB" w:rsidRDefault="00B82515" w:rsidP="00EE24AB">
      <w:pPr>
        <w:rPr>
          <w:lang w:val="en-IN" w:eastAsia="x-none"/>
        </w:rPr>
      </w:pPr>
      <w:r>
        <w:rPr>
          <w:noProof/>
          <w:lang w:val="en-IN" w:eastAsia="x-none"/>
        </w:rPr>
        <w:pict w14:anchorId="7380F5EC">
          <v:rect id="_x0000_i1028" alt="" style="width:451.3pt;height:.05pt;mso-width-percent:0;mso-height-percent:0;mso-width-percent:0;mso-height-percent:0" o:hralign="center" o:hrstd="t" o:hrnoshade="t" o:hr="t" fillcolor="gray" stroked="f"/>
        </w:pict>
      </w:r>
    </w:p>
    <w:p w14:paraId="7EB5A404" w14:textId="77777777" w:rsidR="00EE24AB" w:rsidRPr="00EE24AB" w:rsidRDefault="00EE24AB" w:rsidP="00EE24AB">
      <w:pPr>
        <w:rPr>
          <w:b/>
          <w:bCs/>
          <w:lang w:val="en-IN" w:eastAsia="x-none"/>
        </w:rPr>
      </w:pPr>
      <w:r>
        <w:rPr>
          <w:b/>
          <w:bCs/>
          <w:lang w:val="en-IN" w:eastAsia="x-none"/>
        </w:rPr>
        <w:t>Impact Summary</w:t>
      </w:r>
    </w:p>
    <w:p w14:paraId="19622710" w14:textId="51B5071E" w:rsidR="00EE24AB" w:rsidRPr="00EE24AB" w:rsidRDefault="00EE24AB" w:rsidP="00EE24AB">
      <w:pPr>
        <w:numPr>
          <w:ilvl w:val="0"/>
          <w:numId w:val="85"/>
        </w:numPr>
        <w:rPr>
          <w:lang w:val="en-IN" w:eastAsia="x-none"/>
        </w:rPr>
      </w:pPr>
      <w:r>
        <w:rPr>
          <w:lang w:val="en-IN" w:eastAsia="x-none"/>
        </w:rPr>
        <w:t xml:space="preserve">Successfully deployed the unified corporate showcase environment live at </w:t>
      </w:r>
      <w:hyperlink r:id="rId10" w:history="1">
        <w:r>
          <w:rPr>
            <w:rStyle w:val="Hyperlink"/>
            <w:lang w:val="en-IN" w:eastAsia="x-none"/>
          </w:rPr>
          <w:t>https://www.sanas.ai/#playground</w:t>
        </w:r>
      </w:hyperlink>
      <w:r>
        <w:rPr>
          <w:lang w:val="en-IN" w:eastAsia="x-none"/>
        </w:rPr>
        <w:t xml:space="preserve">. </w:t>
      </w:r>
    </w:p>
    <w:p w14:paraId="65816328" w14:textId="77777777" w:rsidR="00EE24AB" w:rsidRPr="00EE24AB" w:rsidRDefault="00EE24AB" w:rsidP="00EE24AB">
      <w:pPr>
        <w:numPr>
          <w:ilvl w:val="0"/>
          <w:numId w:val="85"/>
        </w:numPr>
        <w:rPr>
          <w:lang w:val="en-IN" w:eastAsia="x-none"/>
        </w:rPr>
      </w:pPr>
      <w:r>
        <w:rPr>
          <w:lang w:val="en-IN" w:eastAsia="x-none"/>
        </w:rPr>
        <w:t xml:space="preserve">Eliminated AI audio hallucinations by executing elementwise binary mask multiplication between synthesized audio outputs and VAD tracking maps. </w:t>
      </w:r>
    </w:p>
    <w:p w14:paraId="2FC5E746" w14:textId="77777777" w:rsidR="00EE24AB" w:rsidRPr="00EE24AB" w:rsidRDefault="00EE24AB" w:rsidP="00EE24AB">
      <w:pPr>
        <w:numPr>
          <w:ilvl w:val="0"/>
          <w:numId w:val="85"/>
        </w:numPr>
        <w:rPr>
          <w:lang w:val="en-IN" w:eastAsia="x-none"/>
        </w:rPr>
      </w:pPr>
      <w:r>
        <w:rPr>
          <w:lang w:val="en-IN" w:eastAsia="x-none"/>
        </w:rPr>
        <w:t xml:space="preserve">Enforced hard file constraints (max 30-second duration and 10MB file limits) at ingress to tightly regulate production cloud costs and protect against abuse. </w:t>
      </w:r>
    </w:p>
    <w:p w14:paraId="564637ED" w14:textId="77777777" w:rsidR="00EE24AB" w:rsidRPr="00EE24AB" w:rsidRDefault="00EE24AB" w:rsidP="00EE24AB">
      <w:pPr>
        <w:numPr>
          <w:ilvl w:val="0"/>
          <w:numId w:val="85"/>
        </w:numPr>
        <w:rPr>
          <w:lang w:val="en-IN" w:eastAsia="x-none"/>
        </w:rPr>
      </w:pPr>
      <w:r>
        <w:rPr>
          <w:lang w:val="en-IN" w:eastAsia="x-none"/>
        </w:rPr>
        <w:t xml:space="preserve">Implemented a custom shareability growth hack that transparently prepends a branded audio tag to local file downloads (sanas.wav) while maintaining pristine browser playback. </w:t>
      </w:r>
    </w:p>
    <w:p w14:paraId="1E6ECB6C" w14:textId="77777777" w:rsidR="00EE24AB" w:rsidRDefault="00EE24AB" w:rsidP="00EE24AB">
      <w:pPr>
        <w:rPr>
          <w:lang w:val="x-none" w:eastAsia="x-none"/>
        </w:rPr>
      </w:pPr>
    </w:p>
    <w:p w14:paraId="68306532" w14:textId="77777777" w:rsidR="00EE24AB" w:rsidRDefault="00EE24AB" w:rsidP="00EE24AB">
      <w:pPr>
        <w:rPr>
          <w:lang w:val="x-none" w:eastAsia="x-none"/>
        </w:rPr>
      </w:pPr>
    </w:p>
    <w:p w14:paraId="5CB1DEC5" w14:textId="77777777" w:rsidR="00EE24AB" w:rsidRPr="00EE24AB" w:rsidRDefault="00EE24AB" w:rsidP="00EE24AB">
      <w:pPr>
        <w:rPr>
          <w:lang w:val="x-none" w:eastAsia="x-none"/>
        </w:rPr>
      </w:pPr>
    </w:p>
    <w:p w14:paraId="6758BD2B" w14:textId="77777777" w:rsidR="00AB33AE" w:rsidRDefault="00AB33AE" w:rsidP="000374B7">
      <w:pPr>
        <w:pStyle w:val="Heading4"/>
        <w:sectPr w:rsidR="00AB33AE" w:rsidSect="00DF1666">
          <w:pgSz w:w="11906" w:h="16838" w:code="9"/>
          <w:pgMar w:top="1440" w:right="1080" w:bottom="1440" w:left="1080" w:header="720" w:footer="720" w:gutter="0"/>
          <w:cols w:space="720"/>
          <w:docGrid w:linePitch="360"/>
        </w:sectPr>
      </w:pPr>
    </w:p>
    <w:p w14:paraId="696CD58E" w14:textId="7654B67A" w:rsidR="66A6049E" w:rsidRDefault="66A6049E" w:rsidP="000374B7">
      <w:pPr>
        <w:pStyle w:val="Heading4"/>
        <w:rPr>
          <w:rFonts w:eastAsia="Arial" w:cs="Arial"/>
        </w:rPr>
      </w:pPr>
      <w:r>
        <w:lastRenderedPageBreak/>
        <w:t xml:space="preserve">Unified ML Platform – Cross-Functional Orchestration </w:t>
        <w:br/>
      </w:r>
      <w:del w:id="9011" w:author="Claude" w:date="2026-06-10T00:00:00Z">
        <w:r>
          <w:rPr>
            <w:rFonts w:eastAsia="Arial" w:cs="Arial"/>
          </w:rPr>
          <w:delText>Dec 2025 – Feb 2025 | Technical Lead | Sanas.ai</w:delText>
        </w:r>
      </w:del>
      <w:commentRangeStart w:id="2"/>
      <w:ins w:id="9012" w:author="Claude" w:date="2026-06-10T00:00:00Z">
        <w:r>
          <w:rPr>
            <w:rFonts w:eastAsia="Arial" w:cs="Arial"/>
          </w:rPr>
          <w:t>Dec 2025 – Feb 2026 | Technical Lead | Sanas.ai</w:t>
        </w:r>
      </w:ins>
      <w:commentRangeEnd w:id="2"/>
      <w:r>
        <w:rPr>
          <w:rStyle w:val="CommentReference"/>
        </w:rPr>
        <w:commentReference w:id="2"/>
      </w:r>
    </w:p>
    <w:p w14:paraId="4E3D9B0D" w14:textId="5EEDBA75" w:rsidR="66A6049E" w:rsidRDefault="66A6049E" w:rsidP="0A1C16BC">
      <w:pPr>
        <w:spacing w:before="240" w:after="240"/>
        <w:rPr>
          <w:rFonts w:eastAsia="Arial" w:cs="Arial"/>
          <w:szCs w:val="24"/>
        </w:rPr>
      </w:pPr>
      <w:r>
        <w:rPr>
          <w:rFonts w:eastAsia="Arial" w:cs="Arial"/>
          <w:b/>
          <w:bCs/>
          <w:szCs w:val="24"/>
        </w:rPr>
        <w:t>Project Overview</w:t>
      </w:r>
      <w:r>
        <w:rPr>
          <w:rFonts w:eastAsia="Arial" w:cs="Arial"/>
          <w:szCs w:val="24"/>
        </w:rPr>
        <w:t>: Orchestrated the development of a centralized ML Platform to unify disparate workflows across DevOps, MLOps, and Innovation teams. I led a cross-functional team of 5 engineers to replace fragmented tooling with a standardized, scalable infrastructure.</w:t>
      </w:r>
    </w:p>
    <w:p w14:paraId="1F521568" w14:textId="00405B12" w:rsidR="66A6049E" w:rsidRDefault="66A6049E" w:rsidP="0A1C16BC">
      <w:pPr>
        <w:spacing w:before="240" w:after="240"/>
        <w:rPr>
          <w:rFonts w:eastAsia="Arial" w:cs="Arial"/>
          <w:szCs w:val="24"/>
        </w:rPr>
      </w:pPr>
      <w:r>
        <w:rPr>
          <w:rFonts w:eastAsia="Arial" w:cs="Arial"/>
          <w:szCs w:val="24"/>
        </w:rPr>
        <w:t>Key Contributions:</w:t>
      </w:r>
    </w:p>
    <w:p w14:paraId="546E7CB7" w14:textId="2BE232D9" w:rsidR="66A6049E" w:rsidRDefault="66A6049E" w:rsidP="0A1C16BC">
      <w:pPr>
        <w:pStyle w:val="ListParagraph"/>
        <w:numPr>
          <w:ilvl w:val="0"/>
          <w:numId w:val="3"/>
        </w:numPr>
        <w:spacing w:before="240" w:after="240"/>
        <w:rPr>
          <w:rFonts w:eastAsia="Arial" w:cs="Arial"/>
          <w:szCs w:val="24"/>
        </w:rPr>
      </w:pPr>
      <w:r>
        <w:rPr>
          <w:rFonts w:eastAsia="Arial" w:cs="Arial"/>
          <w:szCs w:val="24"/>
        </w:rPr>
        <w:t>Strategic Requirement Gathering: Conducted deep-dive technical interviews with 10+ Research Scientists to identify critical bottlenecks, specifically "manual deployment overhead," "lack of experiment reproducibility," and "resource contention".</w:t>
      </w:r>
    </w:p>
    <w:p w14:paraId="06692BF5" w14:textId="62E58494" w:rsidR="66A6049E" w:rsidRDefault="66A6049E" w:rsidP="0A1C16BC">
      <w:pPr>
        <w:pStyle w:val="ListParagraph"/>
        <w:numPr>
          <w:ilvl w:val="0"/>
          <w:numId w:val="3"/>
        </w:numPr>
        <w:spacing w:before="240" w:after="240"/>
        <w:rPr>
          <w:rFonts w:eastAsia="Arial" w:cs="Arial"/>
          <w:szCs w:val="24"/>
        </w:rPr>
      </w:pPr>
      <w:r>
        <w:rPr>
          <w:rFonts w:eastAsia="Arial" w:cs="Arial"/>
          <w:szCs w:val="24"/>
        </w:rPr>
        <w:t>Platform Architecture &amp; Design: Architected a Kubernetes-native ecosystem incorporating MLflow for unified experiment tracking and a centralized Model Registry. This design resolved long-standing versioning conflicts and enabled reproducible model training.</w:t>
      </w:r>
    </w:p>
    <w:p w14:paraId="76944008" w14:textId="1CEE189C" w:rsidR="66A6049E" w:rsidRDefault="66A6049E" w:rsidP="0A1C16BC">
      <w:pPr>
        <w:pStyle w:val="ListParagraph"/>
        <w:numPr>
          <w:ilvl w:val="0"/>
          <w:numId w:val="3"/>
        </w:numPr>
        <w:spacing w:before="240" w:after="240"/>
        <w:rPr>
          <w:rFonts w:eastAsia="Arial" w:cs="Arial"/>
          <w:szCs w:val="24"/>
        </w:rPr>
      </w:pPr>
      <w:r>
        <w:rPr>
          <w:rFonts w:eastAsia="Arial" w:cs="Arial"/>
          <w:szCs w:val="24"/>
        </w:rPr>
        <w:t>Cross-Team Coordination: aligned DevOps (infrastructure), MLOps (pipelines), and Innovation (model research) teams to implement a "Hub-and-Spoke" architecture, ensuring scientists retained flexibility while adhering to engineering standards.</w:t>
      </w:r>
    </w:p>
    <w:p w14:paraId="6CD40E6D" w14:textId="5B8FFBCF" w:rsidR="66A6049E" w:rsidRDefault="66A6049E" w:rsidP="0A1C16BC">
      <w:pPr>
        <w:pStyle w:val="ListParagraph"/>
        <w:numPr>
          <w:ilvl w:val="0"/>
          <w:numId w:val="3"/>
        </w:numPr>
        <w:spacing w:before="240" w:after="240"/>
        <w:rPr>
          <w:rFonts w:eastAsia="Arial" w:cs="Arial"/>
          <w:szCs w:val="24"/>
        </w:rPr>
      </w:pPr>
      <w:r>
        <w:rPr>
          <w:rFonts w:eastAsia="Arial" w:cs="Arial"/>
          <w:szCs w:val="24"/>
        </w:rPr>
        <w:t>Operational Excellence: Established a Governance Framework for model evaluation and deployment, automating previously manual handoffs between research and production engineering.</w:t>
      </w:r>
    </w:p>
    <w:p w14:paraId="2659EEDD" w14:textId="6B448A86" w:rsidR="66A6049E" w:rsidRDefault="66A6049E" w:rsidP="0A1C16BC">
      <w:pPr>
        <w:spacing w:before="240" w:after="240"/>
        <w:rPr>
          <w:rFonts w:eastAsia="Arial" w:cs="Arial"/>
          <w:szCs w:val="24"/>
        </w:rPr>
      </w:pPr>
      <w:r>
        <w:rPr>
          <w:rFonts w:eastAsia="Arial" w:cs="Arial"/>
          <w:szCs w:val="24"/>
        </w:rPr>
        <w:t>Technologies Used:</w:t>
      </w:r>
    </w:p>
    <w:p w14:paraId="5700EA4F" w14:textId="3AEE12F0" w:rsidR="66A6049E" w:rsidRDefault="66A6049E" w:rsidP="0A1C16BC">
      <w:pPr>
        <w:pStyle w:val="ListParagraph"/>
        <w:numPr>
          <w:ilvl w:val="0"/>
          <w:numId w:val="2"/>
        </w:numPr>
        <w:spacing w:before="240" w:after="240"/>
        <w:rPr>
          <w:rFonts w:eastAsia="Arial" w:cs="Arial"/>
          <w:szCs w:val="24"/>
        </w:rPr>
      </w:pPr>
      <w:r>
        <w:rPr>
          <w:rFonts w:eastAsia="Arial" w:cs="Arial"/>
          <w:szCs w:val="24"/>
        </w:rPr>
        <w:t>Core: Python, Kubernetes (K8s), Docker</w:t>
      </w:r>
    </w:p>
    <w:p w14:paraId="18C8B32E" w14:textId="19189A51" w:rsidR="66A6049E" w:rsidRDefault="66A6049E" w:rsidP="0A1C16BC">
      <w:pPr>
        <w:pStyle w:val="ListParagraph"/>
        <w:numPr>
          <w:ilvl w:val="0"/>
          <w:numId w:val="2"/>
        </w:numPr>
        <w:spacing w:before="240" w:after="240"/>
        <w:rPr>
          <w:rFonts w:eastAsia="Arial" w:cs="Arial"/>
          <w:szCs w:val="24"/>
        </w:rPr>
      </w:pPr>
      <w:r>
        <w:rPr>
          <w:rFonts w:eastAsia="Arial" w:cs="Arial"/>
          <w:szCs w:val="24"/>
        </w:rPr>
        <w:t>ML Ops: MLflow, Kubeflow, Ray (Compute Orchestration)</w:t>
      </w:r>
    </w:p>
    <w:p w14:paraId="5F64BC5B" w14:textId="68458639" w:rsidR="66A6049E" w:rsidRDefault="66A6049E" w:rsidP="0A1C16BC">
      <w:pPr>
        <w:pStyle w:val="ListParagraph"/>
        <w:numPr>
          <w:ilvl w:val="0"/>
          <w:numId w:val="2"/>
        </w:numPr>
        <w:spacing w:before="240" w:after="240"/>
        <w:rPr>
          <w:rFonts w:eastAsia="Arial" w:cs="Arial"/>
          <w:szCs w:val="24"/>
        </w:rPr>
      </w:pPr>
      <w:r>
        <w:rPr>
          <w:rFonts w:eastAsia="Arial" w:cs="Arial"/>
          <w:szCs w:val="24"/>
        </w:rPr>
        <w:t>Infrastructure: AWS/GCP, Terraform, GitHub Actions</w:t>
      </w:r>
    </w:p>
    <w:p w14:paraId="5E341BB5" w14:textId="5A2BBE1F" w:rsidR="66A6049E" w:rsidRDefault="66A6049E" w:rsidP="0A1C16BC">
      <w:pPr>
        <w:spacing w:before="240" w:after="240"/>
        <w:rPr>
          <w:rFonts w:eastAsia="Arial" w:cs="Arial"/>
          <w:szCs w:val="24"/>
        </w:rPr>
      </w:pPr>
      <w:r>
        <w:rPr>
          <w:rFonts w:eastAsia="Arial" w:cs="Arial"/>
          <w:szCs w:val="24"/>
        </w:rPr>
        <w:t>Impact:</w:t>
      </w:r>
    </w:p>
    <w:p w14:paraId="5527E889" w14:textId="78727E13" w:rsidR="66A6049E" w:rsidRDefault="66A6049E" w:rsidP="0A1C16BC">
      <w:pPr>
        <w:pStyle w:val="ListParagraph"/>
        <w:numPr>
          <w:ilvl w:val="0"/>
          <w:numId w:val="1"/>
        </w:numPr>
        <w:spacing w:before="240" w:after="240"/>
        <w:rPr>
          <w:rFonts w:eastAsia="Arial" w:cs="Arial"/>
          <w:szCs w:val="24"/>
        </w:rPr>
      </w:pPr>
      <w:r>
        <w:rPr>
          <w:rFonts w:eastAsia="Arial" w:cs="Arial"/>
          <w:szCs w:val="24"/>
        </w:rPr>
        <w:t>Unified 3 disparate teams (DevOps, MLOps, Innovation) under a single technical vision, eliminating siloed workflows.</w:t>
      </w:r>
    </w:p>
    <w:p w14:paraId="40FCBD6B" w14:textId="337EFC3D" w:rsidR="66A6049E" w:rsidRDefault="66A6049E" w:rsidP="0A1C16BC">
      <w:pPr>
        <w:pStyle w:val="ListParagraph"/>
        <w:numPr>
          <w:ilvl w:val="0"/>
          <w:numId w:val="1"/>
        </w:numPr>
        <w:spacing w:before="240" w:after="240"/>
        <w:rPr>
          <w:rFonts w:eastAsia="Arial" w:cs="Arial"/>
          <w:szCs w:val="24"/>
        </w:rPr>
      </w:pPr>
      <w:r>
        <w:rPr>
          <w:rFonts w:eastAsia="Arial" w:cs="Arial"/>
          <w:szCs w:val="24"/>
        </w:rPr>
        <w:t>Reduced model deployment time by automating the transition from "Research" (Notebooks) to "Production" (Pipelines).</w:t>
      </w:r>
    </w:p>
    <w:p w14:paraId="3FFD0CD7" w14:textId="0626CF2F" w:rsidR="00204230" w:rsidRPr="00A76640" w:rsidRDefault="66A6049E" w:rsidP="00A76640">
      <w:pPr>
        <w:pStyle w:val="ListParagraph"/>
        <w:numPr>
          <w:ilvl w:val="0"/>
          <w:numId w:val="1"/>
        </w:numPr>
        <w:spacing w:before="240" w:after="240"/>
      </w:pPr>
      <w:r>
        <w:rPr>
          <w:rFonts w:eastAsia="Arial" w:cs="Arial"/>
          <w:szCs w:val="24"/>
        </w:rPr>
        <w:t>Standardized the experimentation lifecycle for the entire science team, enabling accurate tracking of metrics and model lineage across the organization.</w:t>
      </w:r>
    </w:p>
    <w:p w14:paraId="7676081F" w14:textId="6CFBD96C" w:rsidR="00204230" w:rsidRDefault="00204230" w:rsidP="0A1C16BC">
      <w:pPr>
        <w:spacing w:before="200" w:after="0" w:line="271" w:lineRule="auto"/>
      </w:pPr>
      <w:r>
        <w:br w:type="page"/>
      </w:r>
    </w:p>
    <w:p w14:paraId="5A2B73E2" w14:textId="13CE8F1B" w:rsidR="00204230" w:rsidRDefault="3BC749B7" w:rsidP="000374B7">
      <w:pPr>
        <w:pStyle w:val="Heading4"/>
      </w:pPr>
      <w:r>
        <w:lastRenderedPageBreak/>
        <w:t xml:space="preserve">Sanas for Sales – Speech Companion </w:t>
      </w:r>
      <w:r>
        <w:rPr>
          <w:rFonts w:ascii="Arial" w:eastAsia="Arial" w:hAnsi="Arial" w:cs="Arial"/>
          <w:lang w:val="en-US"/>
        </w:rPr>
        <w:t>(Innovation Lab)</w:t>
      </w:r>
    </w:p>
    <w:p w14:paraId="4F33F23B" w14:textId="2702B484" w:rsidR="00204230" w:rsidRDefault="3764D2B4" w:rsidP="0A1C16BC">
      <w:pPr>
        <w:spacing w:after="240" w:line="271" w:lineRule="auto"/>
      </w:pPr>
      <w:r>
        <w:rPr>
          <w:rFonts w:eastAsia="Arial" w:cs="Arial"/>
          <w:szCs w:val="24"/>
        </w:rPr>
        <w:t>Jun 2025 – Aug 2025 | Technical Lead | Sanas.ai</w:t>
      </w:r>
    </w:p>
    <w:p w14:paraId="5FFE082C" w14:textId="2C12C138" w:rsidR="00204230" w:rsidRDefault="3764D2B4" w:rsidP="0A1C16BC">
      <w:pPr>
        <w:spacing w:after="240" w:line="271" w:lineRule="auto"/>
        <w:rPr>
          <w:rFonts w:eastAsia="Arial" w:cs="Arial"/>
          <w:b/>
          <w:bCs/>
          <w:szCs w:val="24"/>
        </w:rPr>
      </w:pPr>
      <w:r>
        <w:rPr>
          <w:rFonts w:eastAsia="Arial" w:cs="Arial"/>
          <w:b/>
          <w:bCs/>
          <w:szCs w:val="24"/>
        </w:rPr>
        <w:t>Project Overview:</w:t>
      </w:r>
    </w:p>
    <w:p w14:paraId="7F395419" w14:textId="78682880" w:rsidR="00204230" w:rsidRDefault="3764D2B4" w:rsidP="0A1C16BC">
      <w:pPr>
        <w:spacing w:after="240" w:line="271" w:lineRule="auto"/>
        <w:rPr>
          <w:rFonts w:eastAsia="Arial" w:cs="Arial"/>
          <w:szCs w:val="24"/>
        </w:rPr>
      </w:pPr>
      <w:r>
        <w:rPr>
          <w:rFonts w:eastAsia="Arial" w:cs="Arial"/>
          <w:szCs w:val="24"/>
        </w:rPr>
        <w:t>Led the "Zero to One" R&amp;D and engineering of a real-time AI sales copilot, taking it from concept to enterprise-ready GA in 3 months. As the technical owner, I drove the roadmap and architecture, presenting progress in weekly reviews with the CEO. The product empowers sales agents with live objection handling and battlecards by analyzing conversation context in real-time.</w:t>
      </w:r>
    </w:p>
    <w:p w14:paraId="2607DA79" w14:textId="1978AEF6" w:rsidR="00204230" w:rsidRDefault="3764D2B4" w:rsidP="0A1C16BC">
      <w:pPr>
        <w:spacing w:after="240" w:line="271" w:lineRule="auto"/>
        <w:rPr>
          <w:rFonts w:eastAsia="Arial" w:cs="Arial"/>
          <w:b/>
          <w:bCs/>
          <w:szCs w:val="24"/>
        </w:rPr>
      </w:pPr>
      <w:r>
        <w:rPr>
          <w:rFonts w:eastAsia="Arial" w:cs="Arial"/>
          <w:b/>
          <w:bCs/>
          <w:szCs w:val="24"/>
        </w:rPr>
        <w:t>Key Contributions:</w:t>
      </w:r>
    </w:p>
    <w:p w14:paraId="08140D11" w14:textId="2DD4ED52" w:rsidR="00204230" w:rsidRDefault="3764D2B4" w:rsidP="0A1C16BC">
      <w:pPr>
        <w:pStyle w:val="ListParagraph"/>
        <w:numPr>
          <w:ilvl w:val="0"/>
          <w:numId w:val="6"/>
        </w:numPr>
        <w:spacing w:before="240" w:after="240" w:line="271" w:lineRule="auto"/>
        <w:rPr>
          <w:rFonts w:eastAsia="Arial" w:cs="Arial"/>
          <w:szCs w:val="24"/>
        </w:rPr>
      </w:pPr>
      <w:r>
        <w:rPr>
          <w:rFonts w:eastAsia="Arial" w:cs="Arial"/>
          <w:szCs w:val="24"/>
        </w:rPr>
        <w:t>Architecture &amp; Development: Designed a hybrid Chrome Extension and Desktop App architecture to deliver non-intrusive, real-time assistance overlaid on sales tools (e.g., Salesforce, HubSpot).</w:t>
      </w:r>
    </w:p>
    <w:p w14:paraId="2DBF13C5" w14:textId="3A900246" w:rsidR="00204230" w:rsidRDefault="3764D2B4" w:rsidP="0A1C16BC">
      <w:pPr>
        <w:pStyle w:val="ListParagraph"/>
        <w:numPr>
          <w:ilvl w:val="0"/>
          <w:numId w:val="6"/>
        </w:numPr>
        <w:spacing w:before="240" w:after="240" w:line="271" w:lineRule="auto"/>
        <w:rPr>
          <w:rFonts w:eastAsia="Arial" w:cs="Arial"/>
          <w:szCs w:val="24"/>
        </w:rPr>
      </w:pPr>
      <w:r>
        <w:rPr>
          <w:rFonts w:eastAsia="Arial" w:cs="Arial"/>
          <w:szCs w:val="24"/>
        </w:rPr>
        <w:t>Advanced RAG Pipeline: Built a multi-modal Retrieval-Augmented Generation (RAG) engine capable of ingesting and indexing diverse enterprise data sources (PDFs, Web links, YouTube videos) to ground AI responses.</w:t>
      </w:r>
    </w:p>
    <w:p w14:paraId="41E92868" w14:textId="09CEB953" w:rsidR="00204230" w:rsidRDefault="3764D2B4" w:rsidP="0A1C16BC">
      <w:pPr>
        <w:pStyle w:val="ListParagraph"/>
        <w:numPr>
          <w:ilvl w:val="0"/>
          <w:numId w:val="6"/>
        </w:numPr>
        <w:spacing w:before="240" w:after="240" w:line="271" w:lineRule="auto"/>
        <w:rPr>
          <w:rFonts w:eastAsia="Arial" w:cs="Arial"/>
          <w:szCs w:val="24"/>
        </w:rPr>
      </w:pPr>
      <w:r>
        <w:rPr>
          <w:rFonts w:eastAsia="Arial" w:cs="Arial"/>
          <w:szCs w:val="24"/>
        </w:rPr>
        <w:t>Latency &amp; Performance Optimization: Engineered the end-to-end pipeline (Transcription -&gt; Retrieval -&gt; Generation) to minimize latency, achieving near real-time performance targets (&lt;4s) critical for live calls.</w:t>
      </w:r>
    </w:p>
    <w:p w14:paraId="58C7E5DF" w14:textId="46804E6B" w:rsidR="00204230" w:rsidRDefault="3764D2B4" w:rsidP="0A1C16BC">
      <w:pPr>
        <w:pStyle w:val="ListParagraph"/>
        <w:numPr>
          <w:ilvl w:val="0"/>
          <w:numId w:val="6"/>
        </w:numPr>
        <w:spacing w:before="240" w:after="240" w:line="271" w:lineRule="auto"/>
        <w:rPr>
          <w:rFonts w:eastAsia="Arial" w:cs="Arial"/>
          <w:szCs w:val="24"/>
        </w:rPr>
      </w:pPr>
      <w:r>
        <w:rPr>
          <w:rFonts w:eastAsia="Arial" w:cs="Arial"/>
          <w:szCs w:val="24"/>
        </w:rPr>
        <w:t>Evaluation Framework: Implemented automated LLM evaluation pipelines using DeepEval and Ragas to rigorously test response accuracy, hallucination rates, and safety compliance before deployment.</w:t>
      </w:r>
    </w:p>
    <w:p w14:paraId="7D9B507C" w14:textId="6CF4E922" w:rsidR="00204230" w:rsidRDefault="3764D2B4" w:rsidP="0A1C16BC">
      <w:pPr>
        <w:pStyle w:val="ListParagraph"/>
        <w:numPr>
          <w:ilvl w:val="0"/>
          <w:numId w:val="6"/>
        </w:numPr>
        <w:spacing w:before="240" w:after="240" w:line="271" w:lineRule="auto"/>
        <w:rPr>
          <w:rFonts w:eastAsia="Arial" w:cs="Arial"/>
          <w:szCs w:val="24"/>
        </w:rPr>
      </w:pPr>
      <w:r>
        <w:rPr>
          <w:rFonts w:eastAsia="Arial" w:cs="Arial"/>
          <w:szCs w:val="24"/>
        </w:rPr>
        <w:t>Feature Delivery: Delivered critical sales enablement features including Live Objection Handling, Dynamic Battlecards, and Sentiment Analysis.</w:t>
      </w:r>
    </w:p>
    <w:p w14:paraId="655BF6AD" w14:textId="1FC22DC1" w:rsidR="00204230" w:rsidRDefault="3764D2B4" w:rsidP="0A1C16BC">
      <w:pPr>
        <w:spacing w:after="240" w:line="271" w:lineRule="auto"/>
        <w:rPr>
          <w:rFonts w:eastAsia="Arial" w:cs="Arial"/>
          <w:b/>
          <w:bCs/>
          <w:szCs w:val="24"/>
        </w:rPr>
      </w:pPr>
      <w:r>
        <w:rPr>
          <w:rFonts w:eastAsia="Arial" w:cs="Arial"/>
          <w:b/>
          <w:bCs/>
          <w:szCs w:val="24"/>
        </w:rPr>
        <w:t>Technologies Used:</w:t>
      </w:r>
    </w:p>
    <w:p w14:paraId="6DF1C7E0" w14:textId="4E5C32FE" w:rsidR="00204230" w:rsidRDefault="3764D2B4" w:rsidP="0A1C16BC">
      <w:pPr>
        <w:pStyle w:val="ListParagraph"/>
        <w:numPr>
          <w:ilvl w:val="0"/>
          <w:numId w:val="5"/>
        </w:numPr>
        <w:spacing w:before="240" w:after="240" w:line="271" w:lineRule="auto"/>
        <w:rPr>
          <w:rFonts w:eastAsia="Arial" w:cs="Arial"/>
          <w:szCs w:val="24"/>
        </w:rPr>
      </w:pPr>
      <w:r>
        <w:rPr>
          <w:rFonts w:eastAsia="Arial" w:cs="Arial"/>
          <w:szCs w:val="24"/>
        </w:rPr>
        <w:t>Core: Python (FastAPI), ReactJS (Chrome Extension), WebSocket</w:t>
      </w:r>
    </w:p>
    <w:p w14:paraId="67117565" w14:textId="50218523" w:rsidR="00204230" w:rsidRDefault="3764D2B4" w:rsidP="0A1C16BC">
      <w:pPr>
        <w:pStyle w:val="ListParagraph"/>
        <w:numPr>
          <w:ilvl w:val="0"/>
          <w:numId w:val="5"/>
        </w:numPr>
        <w:spacing w:before="240" w:after="240" w:line="271" w:lineRule="auto"/>
        <w:rPr>
          <w:rFonts w:eastAsia="Arial" w:cs="Arial"/>
          <w:szCs w:val="24"/>
        </w:rPr>
      </w:pPr>
      <w:r>
        <w:rPr>
          <w:rFonts w:eastAsia="Arial" w:cs="Arial"/>
          <w:szCs w:val="24"/>
        </w:rPr>
        <w:t>AI/ML: RAG (LlamaIndex/LangChain), Vector Databases, DeepEval, Ragas</w:t>
      </w:r>
    </w:p>
    <w:p w14:paraId="0168DD73" w14:textId="0F5092AE" w:rsidR="00204230" w:rsidRDefault="3764D2B4" w:rsidP="0A1C16BC">
      <w:pPr>
        <w:pStyle w:val="ListParagraph"/>
        <w:numPr>
          <w:ilvl w:val="0"/>
          <w:numId w:val="5"/>
        </w:numPr>
        <w:spacing w:before="240" w:after="240" w:line="271" w:lineRule="auto"/>
        <w:rPr>
          <w:rFonts w:eastAsia="Arial" w:cs="Arial"/>
          <w:szCs w:val="24"/>
        </w:rPr>
      </w:pPr>
      <w:r>
        <w:rPr>
          <w:rFonts w:eastAsia="Arial" w:cs="Arial"/>
          <w:szCs w:val="24"/>
        </w:rPr>
        <w:t>Integrations: Chrome Extension API, Electron, Speech-to-Text (STT) services</w:t>
      </w:r>
    </w:p>
    <w:p w14:paraId="24D65534" w14:textId="30C2BBE4" w:rsidR="00204230" w:rsidRDefault="3764D2B4" w:rsidP="0A1C16BC">
      <w:pPr>
        <w:spacing w:after="240" w:line="271" w:lineRule="auto"/>
        <w:rPr>
          <w:rFonts w:eastAsia="Arial" w:cs="Arial"/>
          <w:b/>
          <w:bCs/>
          <w:szCs w:val="24"/>
        </w:rPr>
      </w:pPr>
      <w:r>
        <w:rPr>
          <w:rFonts w:eastAsia="Arial" w:cs="Arial"/>
          <w:b/>
          <w:bCs/>
          <w:szCs w:val="24"/>
        </w:rPr>
        <w:t>Impact:</w:t>
      </w:r>
    </w:p>
    <w:p w14:paraId="08405A94" w14:textId="65B11F0C" w:rsidR="00204230" w:rsidRDefault="3764D2B4" w:rsidP="0A1C16BC">
      <w:pPr>
        <w:pStyle w:val="ListParagraph"/>
        <w:numPr>
          <w:ilvl w:val="0"/>
          <w:numId w:val="4"/>
        </w:numPr>
        <w:spacing w:before="240" w:after="240" w:line="271" w:lineRule="auto"/>
        <w:rPr>
          <w:rFonts w:eastAsia="Arial" w:cs="Arial"/>
          <w:szCs w:val="24"/>
        </w:rPr>
      </w:pPr>
      <w:r>
        <w:rPr>
          <w:rFonts w:eastAsia="Arial" w:cs="Arial"/>
          <w:szCs w:val="24"/>
        </w:rPr>
        <w:t>Successfully transitioned a high-priority R&amp;D concept into a fully functional General Availability (GA) product integrated into Sanas Core</w:t>
      </w:r>
      <w:r>
        <w:rPr>
          <w:rFonts w:eastAsia="Arial" w:cs="Arial"/>
          <w:szCs w:val="24"/>
          <w:vertAlign w:val="superscript"/>
        </w:rPr>
        <w:t>6</w:t>
      </w:r>
      <w:r>
        <w:rPr>
          <w:rFonts w:eastAsia="Arial" w:cs="Arial"/>
          <w:szCs w:val="24"/>
        </w:rPr>
        <w:t>.</w:t>
      </w:r>
    </w:p>
    <w:p w14:paraId="12DC6218" w14:textId="481256A5" w:rsidR="00204230" w:rsidRDefault="3764D2B4" w:rsidP="0A1C16BC">
      <w:pPr>
        <w:pStyle w:val="ListParagraph"/>
        <w:numPr>
          <w:ilvl w:val="0"/>
          <w:numId w:val="4"/>
        </w:numPr>
        <w:spacing w:before="240" w:after="240" w:line="271" w:lineRule="auto"/>
        <w:rPr>
          <w:rFonts w:eastAsia="Arial" w:cs="Arial"/>
          <w:szCs w:val="24"/>
        </w:rPr>
      </w:pPr>
      <w:r>
        <w:rPr>
          <w:rFonts w:eastAsia="Arial" w:cs="Arial"/>
          <w:szCs w:val="24"/>
        </w:rPr>
        <w:t>Established a scalable Knowledge Ingestion System used across future AI products.</w:t>
      </w:r>
    </w:p>
    <w:p w14:paraId="43EA934A" w14:textId="591D31FE" w:rsidR="00204230" w:rsidRPr="00A76640" w:rsidRDefault="3764D2B4" w:rsidP="0A1C16BC">
      <w:pPr>
        <w:pStyle w:val="ListParagraph"/>
        <w:numPr>
          <w:ilvl w:val="0"/>
          <w:numId w:val="4"/>
        </w:numPr>
        <w:spacing w:before="240" w:after="240" w:line="271" w:lineRule="auto"/>
      </w:pPr>
      <w:r>
        <w:rPr>
          <w:rFonts w:eastAsia="Arial" w:cs="Arial"/>
          <w:szCs w:val="24"/>
        </w:rPr>
        <w:t>Reduced agent ramp-up time and improved objection handling success rates through real-time AI guidance.</w:t>
      </w:r>
    </w:p>
    <w:p w14:paraId="1F51EB18" w14:textId="3B316F48" w:rsidR="00204230" w:rsidRDefault="00204230" w:rsidP="350D3CA0">
      <w:r>
        <w:br w:type="page"/>
      </w:r>
    </w:p>
    <w:p w14:paraId="3A12CB7D" w14:textId="63DF8284" w:rsidR="00204230" w:rsidRDefault="62ED8BA8" w:rsidP="536BCF33">
      <w:pPr>
        <w:pStyle w:val="Heading3"/>
      </w:pPr>
      <w:r>
        <w:lastRenderedPageBreak/>
        <w:t>Language Translation</w:t>
      </w:r>
    </w:p>
    <w:p w14:paraId="57EA4D48" w14:textId="1C3B29E6" w:rsidR="008C3082" w:rsidRDefault="73E67B65" w:rsidP="0A1C16BC">
      <w:pPr>
        <w:spacing w:before="240" w:after="240"/>
      </w:pPr>
      <w:r>
        <w:t>Cross Platform App – B2C (Sanas Mobile) Aug 2025 – Nov 2025 | Staff Engineer | Sanas.ai</w:t>
      </w:r>
    </w:p>
    <w:p w14:paraId="7D6CE801" w14:textId="1499FB94" w:rsidR="008C3082" w:rsidRDefault="73E67B65" w:rsidP="0A1C16BC">
      <w:pPr>
        <w:spacing w:before="240" w:after="240"/>
      </w:pPr>
      <w:r>
        <w:rPr>
          <w:b/>
          <w:bCs/>
        </w:rPr>
        <w:t xml:space="preserve">Project Overview: </w:t>
      </w:r>
      <w:r>
        <w:t>Led the rapid development of the Sanas Consumer Mobile App, delivering a launch-ready React Native application in under 4 weeks. Achieved 100% iOS/Android parity and global readiness with zero prior mobile experience by pioneering an AI-orchestrated development workflow.</w:t>
      </w:r>
    </w:p>
    <w:p w14:paraId="20C515C9" w14:textId="6E7528DF" w:rsidR="008C3082" w:rsidRDefault="73E67B65" w:rsidP="0A1C16BC">
      <w:pPr>
        <w:spacing w:before="240" w:after="240"/>
        <w:rPr>
          <w:b/>
          <w:bCs/>
        </w:rPr>
      </w:pPr>
      <w:r>
        <w:rPr>
          <w:b/>
          <w:bCs/>
        </w:rPr>
        <w:t>Key Contributions:</w:t>
      </w:r>
    </w:p>
    <w:p w14:paraId="4143D76E" w14:textId="4B5BF562" w:rsidR="008C3082" w:rsidRDefault="73E67B65" w:rsidP="0A1C16BC">
      <w:pPr>
        <w:pStyle w:val="ListParagraph"/>
        <w:numPr>
          <w:ilvl w:val="0"/>
          <w:numId w:val="9"/>
        </w:numPr>
        <w:spacing w:before="240" w:after="240"/>
      </w:pPr>
      <w:r>
        <w:t>AI-Native Development Strategy: Orchestrated a multi-agent workflow using Cursor, Claude, and Codex to accelerate delivery. Leveraged git worktrees to run multiple background AI agents in parallel, enabling simultaneous feature development and context switching without velocity loss.</w:t>
      </w:r>
    </w:p>
    <w:p w14:paraId="5C6F90DA" w14:textId="17CC12CA" w:rsidR="008C3082" w:rsidRDefault="73E67B65" w:rsidP="0A1C16BC">
      <w:pPr>
        <w:pStyle w:val="ListParagraph"/>
        <w:numPr>
          <w:ilvl w:val="0"/>
          <w:numId w:val="9"/>
        </w:numPr>
        <w:spacing w:before="240" w:after="240"/>
      </w:pPr>
      <w:r>
        <w:t>Android Porting &amp; Parity: Engineered full feature parity for Android (v11-13+), implementing complex runtime permission flows for Camera, Microphone, and Notifications. Resolved platform-specific UI/UX fragmentation to ensure consistent performance across devices.</w:t>
      </w:r>
    </w:p>
    <w:p w14:paraId="19AF2237" w14:textId="7A8603BC" w:rsidR="008C3082" w:rsidRDefault="73E67B65" w:rsidP="0A1C16BC">
      <w:pPr>
        <w:pStyle w:val="ListParagraph"/>
        <w:numPr>
          <w:ilvl w:val="0"/>
          <w:numId w:val="9"/>
        </w:numPr>
        <w:spacing w:before="240" w:after="240"/>
      </w:pPr>
      <w:r>
        <w:t>Onboarding &amp; Voice Calibration: Re-architected the user onboarding flow to reduce "Time to Magic" to ~1.5 minutes. Built a track-based voice calibration system with real-time visual feedback and seamless ElevenLabs voice enrollment integration.</w:t>
      </w:r>
    </w:p>
    <w:p w14:paraId="49D9217E" w14:textId="35F58F51" w:rsidR="008C3082" w:rsidRDefault="73E67B65" w:rsidP="0A1C16BC">
      <w:pPr>
        <w:pStyle w:val="ListParagraph"/>
        <w:numPr>
          <w:ilvl w:val="0"/>
          <w:numId w:val="9"/>
        </w:numPr>
        <w:spacing w:before="240" w:after="240"/>
      </w:pPr>
      <w:r>
        <w:t>Global Localization Infrastructure: Implemented a scalable internationalization framework using i18next, supporting 9 languages (including Mandarin, Hindi, and Spanish) with dynamic device locale detection and runtime switching capabilities.</w:t>
      </w:r>
    </w:p>
    <w:p w14:paraId="54FAB111" w14:textId="1890628C" w:rsidR="008C3082" w:rsidRDefault="73E67B65" w:rsidP="0A1C16BC">
      <w:pPr>
        <w:spacing w:before="240" w:after="240"/>
        <w:rPr>
          <w:b/>
          <w:bCs/>
        </w:rPr>
      </w:pPr>
      <w:r>
        <w:rPr>
          <w:b/>
          <w:bCs/>
        </w:rPr>
        <w:t>Technologies Used:</w:t>
      </w:r>
    </w:p>
    <w:p w14:paraId="1A171F5F" w14:textId="6310E9F2" w:rsidR="008C3082" w:rsidRDefault="73E67B65" w:rsidP="0A1C16BC">
      <w:pPr>
        <w:pStyle w:val="ListParagraph"/>
        <w:numPr>
          <w:ilvl w:val="0"/>
          <w:numId w:val="8"/>
        </w:numPr>
        <w:spacing w:before="240" w:after="240"/>
      </w:pPr>
      <w:r>
        <w:t>Mobile: React Native (Expo Managed Workflow), NativeWind, TypeScript</w:t>
      </w:r>
    </w:p>
    <w:p w14:paraId="547D6460" w14:textId="239EBB63" w:rsidR="008C3082" w:rsidRDefault="73E67B65" w:rsidP="0A1C16BC">
      <w:pPr>
        <w:pStyle w:val="ListParagraph"/>
        <w:numPr>
          <w:ilvl w:val="0"/>
          <w:numId w:val="8"/>
        </w:numPr>
        <w:spacing w:before="240" w:after="240"/>
      </w:pPr>
      <w:r>
        <w:t>State &amp; Data: TanStack Query, Zustand, Supabase, AsyncStorage</w:t>
      </w:r>
    </w:p>
    <w:p w14:paraId="2EA42EF4" w14:textId="59295082" w:rsidR="008C3082" w:rsidRDefault="73E67B65" w:rsidP="0A1C16BC">
      <w:pPr>
        <w:pStyle w:val="ListParagraph"/>
        <w:numPr>
          <w:ilvl w:val="0"/>
          <w:numId w:val="8"/>
        </w:numPr>
        <w:spacing w:before="240" w:after="240"/>
      </w:pPr>
      <w:r>
        <w:t>Core Services: WebRTC, Socket.io, i18next, PostHog Analytics</w:t>
      </w:r>
    </w:p>
    <w:p w14:paraId="76C79561" w14:textId="72A5B584" w:rsidR="008C3082" w:rsidRDefault="73E67B65" w:rsidP="0A1C16BC">
      <w:pPr>
        <w:pStyle w:val="ListParagraph"/>
        <w:numPr>
          <w:ilvl w:val="0"/>
          <w:numId w:val="8"/>
        </w:numPr>
        <w:spacing w:before="240" w:after="240"/>
        <w:rPr>
          <w:del w:id="9200" w:author="Claude" w:date="2026-06-10T00:00:00Z"/>
        </w:rPr>
      </w:pPr>
      <w:del w:id="9007" w:author="Claude" w:date="2026-06-10T00:00:00Z">
        <w:r>
          <w:delText>AI Tooling: Cursor, Claude 3.5/3.7, GitHub Copilot</w:delText>
        </w:r>
      </w:del>
      <w:ins w:id="9008" w:author="Claude" w:date="2026-06-10T00:00:00Z">
        <w:r>
          <w:t>AI Tooling: Cursor, Claude, GitHub Copilot</w:t>
        </w:r>
      </w:ins>
    </w:p>
    <w:p w14:paraId="7E9DF8D0" w14:textId="1825F370" w:rsidR="008C3082" w:rsidRDefault="73E67B65" w:rsidP="0A1C16BC">
      <w:pPr>
        <w:spacing w:before="240" w:after="240"/>
        <w:rPr>
          <w:b/>
          <w:bCs/>
        </w:rPr>
      </w:pPr>
      <w:r>
        <w:rPr>
          <w:b/>
          <w:bCs/>
        </w:rPr>
        <w:t>Impact:</w:t>
      </w:r>
    </w:p>
    <w:p w14:paraId="16393F52" w14:textId="43AEAA9F" w:rsidR="008C3082" w:rsidRDefault="73E67B65" w:rsidP="0A1C16BC">
      <w:pPr>
        <w:pStyle w:val="ListParagraph"/>
        <w:numPr>
          <w:ilvl w:val="0"/>
          <w:numId w:val="7"/>
        </w:numPr>
        <w:spacing w:before="240" w:after="240"/>
      </w:pPr>
      <w:r>
        <w:t>Shipped 3 complex features (Onboarding, Android Port, Localization) in &lt;1 month.</w:t>
      </w:r>
    </w:p>
    <w:p w14:paraId="79DEF3EE" w14:textId="15B05E2B" w:rsidR="008C3082" w:rsidRDefault="73E67B65" w:rsidP="0A1C16BC">
      <w:pPr>
        <w:pStyle w:val="ListParagraph"/>
        <w:numPr>
          <w:ilvl w:val="0"/>
          <w:numId w:val="7"/>
        </w:numPr>
        <w:spacing w:before="240" w:after="240"/>
      </w:pPr>
      <w:r>
        <w:t>Achieved performance targets of &lt;2s launch time and 60fps animations on both platforms.</w:t>
      </w:r>
    </w:p>
    <w:p w14:paraId="5C77E47D" w14:textId="2B3851D6" w:rsidR="008C3082" w:rsidRDefault="73E67B65" w:rsidP="0A1C16BC">
      <w:pPr>
        <w:pStyle w:val="ListParagraph"/>
        <w:numPr>
          <w:ilvl w:val="0"/>
          <w:numId w:val="7"/>
        </w:numPr>
        <w:spacing w:before="240" w:after="240"/>
      </w:pPr>
      <w:r>
        <w:t>Enabled immediate expansion into 9 key international markets upon launch.</w:t>
      </w:r>
    </w:p>
    <w:p w14:paraId="49866DEB" w14:textId="0C1F1912" w:rsidR="008C3082" w:rsidRDefault="008C3082" w:rsidP="536BCF33">
      <w:r>
        <w:br w:type="page"/>
      </w:r>
    </w:p>
    <w:p w14:paraId="395214BA" w14:textId="0966EE47" w:rsidR="008C3082" w:rsidRDefault="008C3082" w:rsidP="0A1C16BC">
      <w:pPr>
        <w:pStyle w:val="Heading3"/>
        <w:rPr>
          <w:rFonts w:ascii="Arial" w:eastAsia="Arial" w:hAnsi="Arial" w:cs="Arial"/>
          <w:b/>
          <w:bCs/>
          <w:sz w:val="24"/>
          <w:szCs w:val="24"/>
          <w:lang w:val="en-IN"/>
        </w:rPr>
      </w:pPr>
      <w:r>
        <w:lastRenderedPageBreak/>
        <w:t xml:space="preserve">AI-Next </w:t>
      </w:r>
      <w:r>
        <w:rPr>
          <w:lang w:val="en-IN"/>
        </w:rPr>
        <w:t>– Enterprise AI Adoption &amp; Transformation</w:t>
      </w:r>
    </w:p>
    <w:p w14:paraId="3F998A0C" w14:textId="6D830493" w:rsidR="00204230" w:rsidRDefault="008C3082" w:rsidP="350D3CA0">
      <w:r>
        <w:t>May 2025 – Present</w:t>
        <w:br/>
      </w:r>
      <w:r>
        <w:rPr>
          <w:rFonts w:eastAsia="Arial" w:cs="Arial"/>
          <w:szCs w:val="24"/>
          <w:lang w:val="en-IN"/>
        </w:rPr>
        <w:t xml:space="preserve"> </w:t>
      </w:r>
      <w:r>
        <w:rPr>
          <w:rFonts w:eastAsia="Arial" w:cs="Arial"/>
          <w:b/>
          <w:bCs/>
          <w:szCs w:val="24"/>
          <w:lang w:val="en-IN"/>
        </w:rPr>
        <w:t>Full-Stack Engineer | Sanas.ai</w:t>
      </w:r>
    </w:p>
    <w:p w14:paraId="1884B094" w14:textId="7ACE8A3C" w:rsidR="00204230" w:rsidRDefault="204E843C" w:rsidP="0A1C16BC">
      <w:pPr>
        <w:rPr>
          <w:rFonts w:eastAsia="Arial" w:cs="Arial"/>
          <w:szCs w:val="24"/>
          <w:lang w:val="en-IN"/>
        </w:rPr>
      </w:pPr>
      <w:r>
        <w:rPr>
          <w:rFonts w:eastAsia="Arial" w:cs="Arial"/>
          <w:b/>
          <w:bCs/>
          <w:szCs w:val="24"/>
          <w:lang w:val="en-IN"/>
        </w:rPr>
        <w:t>Overview</w:t>
      </w:r>
      <w:r>
        <w:rPr>
          <w:rFonts w:eastAsia="Arial" w:cs="Arial"/>
          <w:szCs w:val="24"/>
          <w:lang w:val="en-IN"/>
        </w:rPr>
        <w:t xml:space="preserve">: Spearheaded a company-wide strategic initiative to bridge a critical market gap in AI adoption, transforming engineering operations from ad-hoc usage to a "Frontier AI Firm" model. Architected the organizational shift from "AI User" to </w:t>
      </w:r>
      <w:del w:id="9005" w:author="Claude" w:date="2026-06-10T00:00:00Z">
        <w:r>
          <w:delText>"Agent Boss,"</w:delText>
        </w:r>
      </w:del>
      <w:ins w:id="9006" w:author="Claude" w:date="2026-06-10T00:00:00Z">
        <w:r>
          <w:t>"Agent Director,"</w:t>
        </w:r>
      </w:ins>
      <w:r>
        <w:t xml:space="preserve"> establishing a structured ecosystem where humans direct autonomous agents to execute complex workflows.</w:t>
      </w:r>
    </w:p>
    <w:p w14:paraId="2AE81835" w14:textId="582A76EE" w:rsidR="00204230" w:rsidRDefault="204E843C" w:rsidP="0A1C16BC">
      <w:pPr>
        <w:spacing w:before="240" w:after="240"/>
        <w:rPr>
          <w:rFonts w:eastAsia="Arial" w:cs="Arial"/>
          <w:szCs w:val="24"/>
          <w:lang w:val="en-IN"/>
        </w:rPr>
      </w:pPr>
      <w:r>
        <w:rPr>
          <w:rFonts w:eastAsia="Arial" w:cs="Arial"/>
          <w:b/>
          <w:bCs/>
          <w:szCs w:val="24"/>
          <w:lang w:val="en-IN"/>
        </w:rPr>
        <w:t>Key Contributions</w:t>
      </w:r>
      <w:r>
        <w:rPr>
          <w:rFonts w:eastAsia="Arial" w:cs="Arial"/>
          <w:szCs w:val="24"/>
          <w:lang w:val="en-IN"/>
        </w:rPr>
        <w:t>:</w:t>
      </w:r>
    </w:p>
    <w:p w14:paraId="033FD63B" w14:textId="091D0EB9" w:rsidR="00204230" w:rsidRDefault="204E843C" w:rsidP="0A1C16BC">
      <w:pPr>
        <w:pStyle w:val="ListParagraph"/>
        <w:numPr>
          <w:ilvl w:val="0"/>
          <w:numId w:val="11"/>
        </w:numPr>
        <w:spacing w:before="240" w:after="240"/>
        <w:rPr>
          <w:rFonts w:eastAsia="Arial" w:cs="Arial"/>
          <w:szCs w:val="24"/>
          <w:lang w:val="en-IN"/>
        </w:rPr>
      </w:pPr>
      <w:r>
        <w:rPr>
          <w:rFonts w:eastAsia="Arial" w:cs="Arial"/>
          <w:szCs w:val="24"/>
          <w:lang w:val="en-IN"/>
        </w:rPr>
        <w:t>Strategic Roadmap &amp; Vision: Defined and executed a "Crawl, Walk, Run" strategy to scale AI maturity. Transitioned the organization through phases: from individual augmentation to team-level workflow automation and enterprise orchestration.</w:t>
      </w:r>
    </w:p>
    <w:p w14:paraId="267D5223" w14:textId="36E234EE" w:rsidR="00204230" w:rsidRDefault="204E843C" w:rsidP="0A1C16BC">
      <w:pPr>
        <w:pStyle w:val="ListParagraph"/>
        <w:numPr>
          <w:ilvl w:val="0"/>
          <w:numId w:val="11"/>
        </w:numPr>
        <w:spacing w:before="240" w:after="240"/>
        <w:rPr>
          <w:rFonts w:eastAsia="Arial" w:cs="Arial"/>
          <w:szCs w:val="24"/>
          <w:lang w:val="en-IN"/>
        </w:rPr>
      </w:pPr>
      <w:r>
        <w:rPr>
          <w:rFonts w:eastAsia="Arial" w:cs="Arial"/>
          <w:szCs w:val="24"/>
          <w:lang w:val="en-IN"/>
        </w:rPr>
        <w:t xml:space="preserve">Tooling &amp; Infrastructure: Implemented a vendor-agnostic toolchain to prevent lock-in, integrating best-in-class IDEs (Cursor, Windsurf) and LLMs </w:t>
      </w:r>
      <w:del w:id="9009" w:author="Claude" w:date="2026-06-10T00:00:00Z">
        <w:r>
          <w:delText>(Claude 3.7, Gemini 1.5 Pro).</w:delText>
        </w:r>
      </w:del>
      <w:ins w:id="9010" w:author="Claude" w:date="2026-06-10T00:00:00Z">
        <w:r>
          <w:t>(Claude, Gemini).</w:t>
        </w:r>
      </w:ins>
      <w:r>
        <w:t xml:space="preserve"> Developed an "AI Tools Investment Dashboard" to track usage, cost-per-employee, and ROI across Engineering, MLOps, and QA departments.</w:t>
      </w:r>
    </w:p>
    <w:p w14:paraId="2FFC20FF" w14:textId="66DB98A9" w:rsidR="00204230" w:rsidRDefault="204E843C" w:rsidP="0A1C16BC">
      <w:pPr>
        <w:pStyle w:val="ListParagraph"/>
        <w:numPr>
          <w:ilvl w:val="0"/>
          <w:numId w:val="11"/>
        </w:numPr>
        <w:spacing w:before="240" w:after="240"/>
        <w:rPr>
          <w:rFonts w:eastAsia="Arial" w:cs="Arial"/>
          <w:szCs w:val="24"/>
          <w:lang w:val="en-IN"/>
        </w:rPr>
      </w:pPr>
      <w:r>
        <w:rPr>
          <w:rFonts w:eastAsia="Arial" w:cs="Arial"/>
          <w:szCs w:val="24"/>
          <w:lang w:val="en-IN"/>
        </w:rPr>
        <w:t>Cultural Transformation &amp; Training: Evangelized "Professional AI-Assisted Engineering", moving beyond "Vibe Coding" to rigorous, test-driven methodologies. Instilled the "Shoshin" (Beginner's Mind) mindset through monthly AI Hackathons and Codeathons.</w:t>
      </w:r>
    </w:p>
    <w:p w14:paraId="3D0BFE71" w14:textId="04E8F75E" w:rsidR="00204230" w:rsidRDefault="204E843C" w:rsidP="0A1C16BC">
      <w:pPr>
        <w:pStyle w:val="ListParagraph"/>
        <w:numPr>
          <w:ilvl w:val="0"/>
          <w:numId w:val="11"/>
        </w:numPr>
        <w:spacing w:before="240" w:after="240"/>
        <w:rPr>
          <w:rFonts w:eastAsia="Arial" w:cs="Arial"/>
          <w:szCs w:val="24"/>
          <w:lang w:val="en-IN"/>
        </w:rPr>
      </w:pPr>
      <w:r>
        <w:rPr>
          <w:rFonts w:eastAsia="Arial" w:cs="Arial"/>
          <w:szCs w:val="24"/>
          <w:lang w:val="en-IN"/>
        </w:rPr>
        <w:t>** Governance &amp; Best Practices:** established the "Plan vs. Code" workflow and TDD-first AI protocols. Enforced a "Security First" policy requiring mandatory SME verification of all AI outputs.</w:t>
      </w:r>
    </w:p>
    <w:p w14:paraId="06418177" w14:textId="2D4A1D3E" w:rsidR="00204230" w:rsidRDefault="204E843C" w:rsidP="0A1C16BC">
      <w:pPr>
        <w:spacing w:before="240" w:after="240"/>
        <w:rPr>
          <w:rFonts w:eastAsia="Arial" w:cs="Arial"/>
          <w:szCs w:val="24"/>
          <w:lang w:val="en-IN"/>
        </w:rPr>
      </w:pPr>
      <w:r>
        <w:rPr>
          <w:rFonts w:eastAsia="Arial" w:cs="Arial"/>
          <w:b/>
          <w:bCs/>
          <w:szCs w:val="24"/>
          <w:lang w:val="en-IN"/>
        </w:rPr>
        <w:t>Impact</w:t>
      </w:r>
      <w:r>
        <w:rPr>
          <w:rFonts w:eastAsia="Arial" w:cs="Arial"/>
          <w:szCs w:val="24"/>
          <w:lang w:val="en-IN"/>
        </w:rPr>
        <w:t>:</w:t>
      </w:r>
    </w:p>
    <w:p w14:paraId="41997163" w14:textId="0837E072" w:rsidR="00204230" w:rsidRDefault="204E843C" w:rsidP="0A1C16BC">
      <w:pPr>
        <w:pStyle w:val="ListParagraph"/>
        <w:numPr>
          <w:ilvl w:val="0"/>
          <w:numId w:val="10"/>
        </w:numPr>
        <w:spacing w:before="240" w:after="240"/>
        <w:rPr>
          <w:rFonts w:eastAsia="Arial" w:cs="Arial"/>
          <w:szCs w:val="24"/>
          <w:lang w:val="en-IN"/>
        </w:rPr>
      </w:pPr>
      <w:r>
        <w:rPr>
          <w:rFonts w:eastAsia="Arial" w:cs="Arial"/>
          <w:szCs w:val="24"/>
          <w:lang w:val="en-IN"/>
        </w:rPr>
        <w:t>Accelerated development velocity by integrating AI agents into core team processes.</w:t>
      </w:r>
    </w:p>
    <w:p w14:paraId="546839F6" w14:textId="7D65E6FD" w:rsidR="00204230" w:rsidRDefault="204E843C" w:rsidP="0A1C16BC">
      <w:pPr>
        <w:pStyle w:val="ListParagraph"/>
        <w:numPr>
          <w:ilvl w:val="0"/>
          <w:numId w:val="10"/>
        </w:numPr>
        <w:spacing w:before="240" w:after="240"/>
        <w:rPr>
          <w:rFonts w:eastAsia="Arial" w:cs="Arial"/>
          <w:szCs w:val="24"/>
          <w:lang w:val="en-IN"/>
        </w:rPr>
      </w:pPr>
      <w:r>
        <w:rPr>
          <w:rFonts w:eastAsia="Arial" w:cs="Arial"/>
          <w:szCs w:val="24"/>
          <w:lang w:val="en-IN"/>
        </w:rPr>
        <w:t>Democratized access to advanced coding tools, reducing the "capacity gap" for over 80% of the workforce.</w:t>
      </w:r>
    </w:p>
    <w:p w14:paraId="30C07E57" w14:textId="0F24AD5A" w:rsidR="00204230" w:rsidRDefault="204E843C" w:rsidP="0A1C16BC">
      <w:pPr>
        <w:pStyle w:val="ListParagraph"/>
        <w:numPr>
          <w:ilvl w:val="0"/>
          <w:numId w:val="10"/>
        </w:numPr>
        <w:spacing w:before="240" w:after="240"/>
        <w:rPr>
          <w:rFonts w:eastAsia="Arial" w:cs="Arial"/>
          <w:szCs w:val="24"/>
          <w:lang w:val="en-IN"/>
        </w:rPr>
      </w:pPr>
      <w:r>
        <w:rPr>
          <w:rFonts w:eastAsia="Arial" w:cs="Arial"/>
          <w:szCs w:val="24"/>
          <w:lang w:val="en-IN"/>
        </w:rPr>
        <w:t>Established a scalable, secure, and budget-conscious framework for long-term AI integration.</w:t>
      </w:r>
    </w:p>
    <w:p w14:paraId="43F64A1C" w14:textId="0BBFA3D1" w:rsidR="00C210D4" w:rsidRDefault="00C210D4" w:rsidP="536BCF33">
      <w:r>
        <w:br w:type="page"/>
      </w:r>
    </w:p>
    <w:p w14:paraId="3C0B8E93" w14:textId="062D5981" w:rsidR="00C210D4" w:rsidRDefault="00C210D4" w:rsidP="536BCF33">
      <w:pPr>
        <w:pStyle w:val="Heading3"/>
        <w:rPr>
          <w:rFonts w:eastAsiaTheme="minorEastAsia"/>
        </w:rPr>
      </w:pPr>
      <w:r>
        <w:rPr>
          <w:rFonts w:eastAsiaTheme="minorEastAsia"/>
        </w:rPr>
        <w:lastRenderedPageBreak/>
        <w:t>Portal</w:t>
      </w:r>
    </w:p>
    <w:p w14:paraId="336BA408" w14:textId="47DBA820" w:rsidR="003B6452" w:rsidRPr="00797D2B" w:rsidRDefault="00576EFD" w:rsidP="350D3CA0">
      <w:r>
        <w:t>Feb 2025 – May 2025</w:t>
      </w:r>
    </w:p>
    <w:p w14:paraId="2623A9CA" w14:textId="04CDB371" w:rsidR="003B6452" w:rsidRDefault="3713188A" w:rsidP="536BCF33">
      <w:r>
        <w:rPr>
          <w:szCs w:val="24"/>
        </w:rPr>
        <w:t xml:space="preserve">Team Overview </w:t>
      </w:r>
    </w:p>
    <w:p w14:paraId="6EB0D65E" w14:textId="3732F087" w:rsidR="003B6452" w:rsidRDefault="7383FD1D" w:rsidP="536BCF33">
      <w:r>
        <w:rPr>
          <w:rFonts w:eastAsia="Arial" w:cs="Arial"/>
          <w:szCs w:val="24"/>
        </w:rPr>
        <w:t xml:space="preserve">The </w:t>
      </w:r>
      <w:r>
        <w:rPr>
          <w:rFonts w:eastAsia="Arial" w:cs="Arial"/>
          <w:b/>
          <w:bCs/>
          <w:szCs w:val="24"/>
        </w:rPr>
        <w:t>Sanas Portal</w:t>
      </w:r>
      <w:r>
        <w:rPr>
          <w:rFonts w:eastAsia="Arial" w:cs="Arial"/>
          <w:szCs w:val="24"/>
        </w:rPr>
        <w:t xml:space="preserve"> was a collaborative, cross-functional initiative designed to extend Sanas’ AI-powered desktop application into a </w:t>
      </w:r>
      <w:r>
        <w:rPr>
          <w:rFonts w:eastAsia="Arial" w:cs="Arial"/>
          <w:b/>
          <w:bCs/>
          <w:szCs w:val="24"/>
        </w:rPr>
        <w:t>cloud-based administrative and analytics platform</w:t>
      </w:r>
      <w:r>
        <w:rPr>
          <w:rFonts w:eastAsia="Arial" w:cs="Arial"/>
          <w:szCs w:val="24"/>
        </w:rPr>
        <w:t>.</w:t>
      </w:r>
    </w:p>
    <w:p w14:paraId="1391E8F3" w14:textId="7AC4D8BA" w:rsidR="003B6452" w:rsidRDefault="130FC3A5" w:rsidP="536BCF33">
      <w:pPr>
        <w:pStyle w:val="Heading4"/>
        <w:rPr>
          <w:lang w:val="en-IN"/>
        </w:rPr>
      </w:pPr>
      <w:r>
        <w:rPr>
          <w:lang w:val="en-IN"/>
        </w:rPr>
        <w:t>Project 1: App Version Distribution – Cloud Portal</w:t>
      </w:r>
    </w:p>
    <w:p w14:paraId="09F8985F" w14:textId="3DDFE681" w:rsidR="003B6452" w:rsidRDefault="1176D18C" w:rsidP="536BCF33">
      <w:pPr>
        <w:spacing w:before="240" w:after="240"/>
      </w:pPr>
      <w:r>
        <w:rPr>
          <w:rFonts w:eastAsia="Arial" w:cs="Arial"/>
          <w:b/>
          <w:bCs/>
          <w:szCs w:val="24"/>
          <w:lang w:val="en-IN"/>
        </w:rPr>
        <w:t>Feb 2025 – Apr 2025</w:t>
      </w:r>
      <w:r>
        <w:br/>
      </w:r>
      <w:r>
        <w:rPr>
          <w:rFonts w:eastAsia="Arial" w:cs="Arial"/>
          <w:szCs w:val="24"/>
          <w:lang w:val="en-IN"/>
        </w:rPr>
        <w:t xml:space="preserve"> </w:t>
      </w:r>
      <w:r>
        <w:rPr>
          <w:rFonts w:eastAsia="Arial" w:cs="Arial"/>
          <w:b/>
          <w:bCs/>
          <w:szCs w:val="24"/>
          <w:lang w:val="en-IN"/>
        </w:rPr>
        <w:t>Full-Stack Engineer | Sanas.ai</w:t>
      </w:r>
    </w:p>
    <w:p w14:paraId="7D70C2FE" w14:textId="0160F5C2" w:rsidR="003B6452" w:rsidRDefault="1176D18C" w:rsidP="536BCF33">
      <w:r>
        <w:rPr>
          <w:lang w:val="en-IN"/>
        </w:rPr>
        <w:t>Project Overview</w:t>
      </w:r>
    </w:p>
    <w:p w14:paraId="36E6C73F" w14:textId="2B0A9746" w:rsidR="003B6452" w:rsidRDefault="1176D18C" w:rsidP="536BCF33">
      <w:pPr>
        <w:spacing w:before="240" w:after="240"/>
      </w:pPr>
      <w:r>
        <w:rPr>
          <w:rFonts w:eastAsia="Arial" w:cs="Arial"/>
          <w:szCs w:val="24"/>
          <w:lang w:val="en-IN"/>
        </w:rPr>
        <w:t xml:space="preserve">Developed and deployed a </w:t>
      </w:r>
      <w:r>
        <w:rPr>
          <w:rFonts w:eastAsia="Arial" w:cs="Arial"/>
          <w:b/>
          <w:bCs/>
          <w:szCs w:val="24"/>
          <w:lang w:val="en-IN"/>
        </w:rPr>
        <w:t>cloud-based application version management and distribution feature</w:t>
      </w:r>
      <w:r>
        <w:rPr>
          <w:rFonts w:eastAsia="Arial" w:cs="Arial"/>
          <w:szCs w:val="24"/>
          <w:lang w:val="en-IN"/>
        </w:rPr>
        <w:t xml:space="preserve"> within the </w:t>
      </w:r>
      <w:r>
        <w:rPr>
          <w:rFonts w:eastAsia="Arial" w:cs="Arial"/>
          <w:b/>
          <w:bCs/>
          <w:szCs w:val="24"/>
          <w:lang w:val="en-IN"/>
        </w:rPr>
        <w:t>Sanas Admin Portal</w:t>
      </w:r>
      <w:r>
        <w:rPr>
          <w:rFonts w:eastAsia="Arial" w:cs="Arial"/>
          <w:szCs w:val="24"/>
          <w:lang w:val="en-IN"/>
        </w:rPr>
        <w:t>, complementing the company’s desktop release ecosystem. The system provided a single interface for administrators to monitor, manage, and securely deliver application builds across multiple global regions (India, Philippines, North America). It streamlined version tracking, rollout coordination, and security validation for General Availability (GA) and Beta releases.</w:t>
      </w:r>
    </w:p>
    <w:p w14:paraId="51F0CCF5" w14:textId="5559954B" w:rsidR="003B6452" w:rsidRDefault="1176D18C" w:rsidP="536BCF33">
      <w:r>
        <w:rPr>
          <w:lang w:val="en-IN"/>
        </w:rPr>
        <w:t>Key Contributions</w:t>
      </w:r>
    </w:p>
    <w:p w14:paraId="57DFD8DF" w14:textId="03F006EA" w:rsidR="003B6452" w:rsidRDefault="1176D18C" w:rsidP="00CE04D6">
      <w:pPr>
        <w:pStyle w:val="ListParagraph"/>
        <w:numPr>
          <w:ilvl w:val="0"/>
          <w:numId w:val="16"/>
        </w:numPr>
        <w:spacing w:before="240" w:after="240"/>
        <w:rPr>
          <w:rFonts w:eastAsia="Arial" w:cs="Arial"/>
          <w:szCs w:val="24"/>
          <w:lang w:val="en-IN"/>
        </w:rPr>
      </w:pPr>
      <w:r>
        <w:rPr>
          <w:rFonts w:eastAsia="Arial" w:cs="Arial"/>
          <w:b/>
          <w:bCs/>
          <w:szCs w:val="24"/>
          <w:lang w:val="en-IN"/>
        </w:rPr>
        <w:t>Designed End-to-End Architecture:</w:t>
      </w:r>
      <w:r>
        <w:rPr>
          <w:rFonts w:eastAsia="Arial" w:cs="Arial"/>
          <w:szCs w:val="24"/>
          <w:lang w:val="en-IN"/>
        </w:rPr>
        <w:t xml:space="preserve"> Modeled relational schemas in </w:t>
      </w:r>
      <w:r>
        <w:rPr>
          <w:rFonts w:eastAsia="Arial" w:cs="Arial"/>
          <w:i/>
          <w:iCs/>
          <w:szCs w:val="24"/>
          <w:lang w:val="en-IN"/>
        </w:rPr>
        <w:t>portal-prod-db-instance</w:t>
      </w:r>
      <w:r>
        <w:rPr>
          <w:rFonts w:eastAsia="Arial" w:cs="Arial"/>
          <w:szCs w:val="24"/>
          <w:lang w:val="en-IN"/>
        </w:rPr>
        <w:t xml:space="preserve"> linking </w:t>
      </w:r>
      <w:r>
        <w:rPr>
          <w:rFonts w:eastAsia="Arial" w:cs="Arial"/>
          <w:b/>
          <w:bCs/>
          <w:szCs w:val="24"/>
          <w:lang w:val="en-IN"/>
        </w:rPr>
        <w:t>App Releases</w:t>
      </w:r>
      <w:r>
        <w:rPr>
          <w:rFonts w:eastAsia="Arial" w:cs="Arial"/>
          <w:szCs w:val="24"/>
          <w:lang w:val="en-IN"/>
        </w:rPr>
        <w:t xml:space="preserve"> and </w:t>
      </w:r>
      <w:r>
        <w:rPr>
          <w:rFonts w:eastAsia="Arial" w:cs="Arial"/>
          <w:b/>
          <w:bCs/>
          <w:szCs w:val="24"/>
          <w:lang w:val="en-IN"/>
        </w:rPr>
        <w:t>App Downloads</w:t>
      </w:r>
      <w:r>
        <w:rPr>
          <w:rFonts w:eastAsia="Arial" w:cs="Arial"/>
          <w:szCs w:val="24"/>
          <w:lang w:val="en-IN"/>
        </w:rPr>
        <w:t>, with keys for Release ID, Model Type ID, and Country Code.</w:t>
      </w:r>
    </w:p>
    <w:p w14:paraId="6E3FA742" w14:textId="05704719" w:rsidR="003B6452" w:rsidRDefault="1176D18C" w:rsidP="00CE04D6">
      <w:pPr>
        <w:pStyle w:val="ListParagraph"/>
        <w:numPr>
          <w:ilvl w:val="0"/>
          <w:numId w:val="16"/>
        </w:numPr>
        <w:spacing w:before="240" w:after="240"/>
        <w:rPr>
          <w:rFonts w:eastAsia="Arial" w:cs="Arial"/>
          <w:szCs w:val="24"/>
          <w:lang w:val="en-IN"/>
        </w:rPr>
      </w:pPr>
      <w:r>
        <w:rPr>
          <w:rFonts w:eastAsia="Arial" w:cs="Arial"/>
          <w:b/>
          <w:bCs/>
          <w:szCs w:val="24"/>
          <w:lang w:val="en-IN"/>
        </w:rPr>
        <w:t>Automated Release Lifecycle:</w:t>
      </w:r>
      <w:r>
        <w:rPr>
          <w:rFonts w:eastAsia="Arial" w:cs="Arial"/>
          <w:szCs w:val="24"/>
          <w:lang w:val="en-IN"/>
        </w:rPr>
        <w:t xml:space="preserve"> Integrated backend APIs with CI/CD pipelines so each desktop build automatically updated release metadata, download URLs, and SHA-256 hashes—eliminating manual steps.</w:t>
      </w:r>
    </w:p>
    <w:p w14:paraId="3F5542D8" w14:textId="06AFFA68" w:rsidR="003B6452" w:rsidRDefault="1176D18C" w:rsidP="00CE04D6">
      <w:pPr>
        <w:pStyle w:val="ListParagraph"/>
        <w:numPr>
          <w:ilvl w:val="0"/>
          <w:numId w:val="16"/>
        </w:numPr>
        <w:spacing w:before="240" w:after="240"/>
        <w:rPr>
          <w:rFonts w:eastAsia="Arial" w:cs="Arial"/>
          <w:szCs w:val="24"/>
          <w:lang w:val="en-IN"/>
        </w:rPr>
      </w:pPr>
      <w:r>
        <w:rPr>
          <w:rFonts w:eastAsia="Arial" w:cs="Arial"/>
          <w:b/>
          <w:bCs/>
          <w:szCs w:val="24"/>
          <w:lang w:val="en-IN"/>
        </w:rPr>
        <w:t>Built Interactive Portal UI:</w:t>
      </w:r>
      <w:r>
        <w:rPr>
          <w:rFonts w:eastAsia="Arial" w:cs="Arial"/>
          <w:szCs w:val="24"/>
          <w:lang w:val="en-IN"/>
        </w:rPr>
        <w:t xml:space="preserve"> Implemented a React-based admin dashboard to visualize version status, filter by region or type (GA/Beta), and access release notes in real time.</w:t>
      </w:r>
    </w:p>
    <w:p w14:paraId="050D1027" w14:textId="0D6577C6" w:rsidR="003B6452" w:rsidRDefault="1176D18C" w:rsidP="00CE04D6">
      <w:pPr>
        <w:pStyle w:val="ListParagraph"/>
        <w:numPr>
          <w:ilvl w:val="0"/>
          <w:numId w:val="16"/>
        </w:numPr>
        <w:spacing w:before="240" w:after="240"/>
        <w:rPr>
          <w:rFonts w:eastAsia="Arial" w:cs="Arial"/>
          <w:szCs w:val="24"/>
          <w:lang w:val="en-IN"/>
        </w:rPr>
      </w:pPr>
      <w:r>
        <w:rPr>
          <w:rFonts w:eastAsia="Arial" w:cs="Arial"/>
          <w:b/>
          <w:bCs/>
          <w:szCs w:val="24"/>
          <w:lang w:val="en-IN"/>
        </w:rPr>
        <w:t>Enhanced Security &amp; Integrity:</w:t>
      </w:r>
      <w:r>
        <w:rPr>
          <w:rFonts w:eastAsia="Arial" w:cs="Arial"/>
          <w:szCs w:val="24"/>
          <w:lang w:val="en-IN"/>
        </w:rPr>
        <w:t xml:space="preserve"> Added checksum validation and controlled URL-token authentication for secure internal distribution of .exe and .msi packages.</w:t>
      </w:r>
    </w:p>
    <w:p w14:paraId="46E12F7F" w14:textId="45B85DA9" w:rsidR="003B6452" w:rsidRDefault="1176D18C" w:rsidP="00CE04D6">
      <w:pPr>
        <w:pStyle w:val="ListParagraph"/>
        <w:numPr>
          <w:ilvl w:val="0"/>
          <w:numId w:val="16"/>
        </w:numPr>
        <w:spacing w:before="240" w:after="240"/>
        <w:rPr>
          <w:rFonts w:eastAsia="Arial" w:cs="Arial"/>
          <w:szCs w:val="24"/>
          <w:lang w:val="en-IN"/>
        </w:rPr>
      </w:pPr>
      <w:r>
        <w:rPr>
          <w:rFonts w:eastAsia="Arial" w:cs="Arial"/>
          <w:b/>
          <w:bCs/>
          <w:szCs w:val="24"/>
          <w:lang w:val="en-IN"/>
        </w:rPr>
        <w:t>Cross-Functional Collaboration:</w:t>
      </w:r>
      <w:r>
        <w:rPr>
          <w:rFonts w:eastAsia="Arial" w:cs="Arial"/>
          <w:szCs w:val="24"/>
          <w:lang w:val="en-IN"/>
        </w:rPr>
        <w:t xml:space="preserve"> Partnered with desktop, infra, and QA teams to align build cadence with portal analytics and improve release visibility.</w:t>
      </w:r>
    </w:p>
    <w:p w14:paraId="28C397E9" w14:textId="07D15812" w:rsidR="003B6452" w:rsidRDefault="1176D18C" w:rsidP="536BCF33">
      <w:r>
        <w:rPr>
          <w:lang w:val="en-IN"/>
        </w:rPr>
        <w:t>Technologies Used</w:t>
      </w:r>
    </w:p>
    <w:p w14:paraId="2EFDE549" w14:textId="26382CB5" w:rsidR="003B6452" w:rsidRDefault="1176D18C" w:rsidP="0A1C16BC">
      <w:pPr>
        <w:spacing w:before="240" w:after="240"/>
      </w:pPr>
      <w:r>
        <w:rPr>
          <w:rFonts w:eastAsia="Arial" w:cs="Arial"/>
          <w:b/>
          <w:bCs/>
          <w:szCs w:val="24"/>
          <w:lang w:val="en-IN"/>
        </w:rPr>
        <w:t>Frontend:</w:t>
      </w:r>
      <w:r>
        <w:rPr>
          <w:rFonts w:eastAsia="Arial" w:cs="Arial"/>
          <w:szCs w:val="24"/>
          <w:lang w:val="en-IN"/>
        </w:rPr>
        <w:t xml:space="preserve"> React JS, Tailwind, TypeScript</w:t>
      </w:r>
      <w:r>
        <w:br/>
      </w:r>
      <w:r>
        <w:rPr>
          <w:rFonts w:eastAsia="Arial" w:cs="Arial"/>
          <w:szCs w:val="24"/>
          <w:lang w:val="en-IN"/>
        </w:rPr>
        <w:t xml:space="preserve"> </w:t>
      </w:r>
      <w:r>
        <w:rPr>
          <w:rFonts w:eastAsia="Arial" w:cs="Arial"/>
          <w:b/>
          <w:bCs/>
          <w:szCs w:val="24"/>
          <w:lang w:val="en-IN"/>
        </w:rPr>
        <w:t>Backend:</w:t>
      </w:r>
      <w:r>
        <w:rPr>
          <w:rFonts w:eastAsia="Arial" w:cs="Arial"/>
          <w:szCs w:val="24"/>
          <w:lang w:val="en-IN"/>
        </w:rPr>
        <w:t xml:space="preserve"> Nest JS, PostgreSQL, Prisma ORM, .NET</w:t>
      </w:r>
      <w:r>
        <w:br/>
      </w:r>
      <w:r>
        <w:rPr>
          <w:rFonts w:eastAsia="Arial" w:cs="Arial"/>
          <w:szCs w:val="24"/>
          <w:lang w:val="en-IN"/>
        </w:rPr>
        <w:t xml:space="preserve"> </w:t>
      </w:r>
      <w:r>
        <w:rPr>
          <w:rFonts w:eastAsia="Arial" w:cs="Arial"/>
          <w:b/>
          <w:bCs/>
          <w:szCs w:val="24"/>
          <w:lang w:val="en-IN"/>
        </w:rPr>
        <w:t>Infrastructure:</w:t>
      </w:r>
      <w:r>
        <w:rPr>
          <w:rFonts w:eastAsia="Arial" w:cs="Arial"/>
          <w:szCs w:val="24"/>
          <w:lang w:val="en-IN"/>
        </w:rPr>
        <w:t xml:space="preserve"> AWS EKS, Docker</w:t>
      </w:r>
      <w:r>
        <w:br/>
      </w:r>
      <w:r>
        <w:rPr>
          <w:rFonts w:eastAsia="Arial" w:cs="Arial"/>
          <w:szCs w:val="24"/>
          <w:lang w:val="en-IN"/>
        </w:rPr>
        <w:t xml:space="preserve"> </w:t>
      </w:r>
      <w:r>
        <w:rPr>
          <w:rFonts w:eastAsia="Arial" w:cs="Arial"/>
          <w:b/>
          <w:bCs/>
          <w:szCs w:val="24"/>
          <w:lang w:val="en-IN"/>
        </w:rPr>
        <w:t>CI/CD:</w:t>
      </w:r>
      <w:r>
        <w:rPr>
          <w:rFonts w:eastAsia="Arial" w:cs="Arial"/>
          <w:szCs w:val="24"/>
          <w:lang w:val="en-IN"/>
        </w:rPr>
        <w:t xml:space="preserve"> Gitlab CI/CD</w:t>
      </w:r>
      <w:r>
        <w:br/>
      </w:r>
      <w:r>
        <w:rPr>
          <w:rFonts w:eastAsia="Arial" w:cs="Arial"/>
          <w:szCs w:val="24"/>
          <w:lang w:val="en-IN"/>
        </w:rPr>
        <w:t xml:space="preserve"> </w:t>
      </w:r>
      <w:r>
        <w:rPr>
          <w:rFonts w:eastAsia="Arial" w:cs="Arial"/>
          <w:b/>
          <w:bCs/>
          <w:szCs w:val="24"/>
          <w:lang w:val="en-IN"/>
        </w:rPr>
        <w:t>Security &amp; Validation:</w:t>
      </w:r>
      <w:r>
        <w:rPr>
          <w:rFonts w:eastAsia="Arial" w:cs="Arial"/>
          <w:szCs w:val="24"/>
          <w:lang w:val="en-IN"/>
        </w:rPr>
        <w:t xml:space="preserve"> SHA-256 Checksum Verification, GCP IAM Roles</w:t>
      </w:r>
    </w:p>
    <w:p w14:paraId="5B15F6C7" w14:textId="4E3C6532" w:rsidR="003B6452" w:rsidRDefault="1176D18C" w:rsidP="536BCF33">
      <w:r>
        <w:rPr>
          <w:lang w:val="en-IN"/>
        </w:rPr>
        <w:lastRenderedPageBreak/>
        <w:t>Impact</w:t>
      </w:r>
    </w:p>
    <w:p w14:paraId="65F51ACC" w14:textId="51846798" w:rsidR="003B6452" w:rsidRDefault="1176D18C" w:rsidP="00CE04D6">
      <w:pPr>
        <w:pStyle w:val="ListParagraph"/>
        <w:numPr>
          <w:ilvl w:val="0"/>
          <w:numId w:val="15"/>
        </w:numPr>
        <w:spacing w:before="240" w:after="240"/>
        <w:rPr>
          <w:rFonts w:eastAsia="Arial" w:cs="Arial"/>
          <w:szCs w:val="24"/>
          <w:lang w:val="en-IN"/>
        </w:rPr>
      </w:pPr>
      <w:r>
        <w:rPr>
          <w:rFonts w:eastAsia="Arial" w:cs="Arial"/>
          <w:szCs w:val="24"/>
          <w:lang w:val="en-IN"/>
        </w:rPr>
        <w:t>Reduced manual release coordination time by ≈ 70 %.</w:t>
      </w:r>
    </w:p>
    <w:p w14:paraId="2B1F2DF9" w14:textId="440353FE" w:rsidR="003B6452" w:rsidRDefault="1176D18C" w:rsidP="00CE04D6">
      <w:pPr>
        <w:pStyle w:val="ListParagraph"/>
        <w:numPr>
          <w:ilvl w:val="0"/>
          <w:numId w:val="15"/>
        </w:numPr>
        <w:spacing w:before="240" w:after="240"/>
        <w:rPr>
          <w:rFonts w:eastAsia="Arial" w:cs="Arial"/>
          <w:szCs w:val="24"/>
          <w:lang w:val="en-IN"/>
        </w:rPr>
      </w:pPr>
      <w:r>
        <w:rPr>
          <w:rFonts w:eastAsia="Arial" w:cs="Arial"/>
          <w:szCs w:val="24"/>
          <w:lang w:val="en-IN"/>
        </w:rPr>
        <w:t xml:space="preserve">Enabled </w:t>
      </w:r>
      <w:r>
        <w:rPr>
          <w:rFonts w:eastAsia="Arial" w:cs="Arial"/>
          <w:b/>
          <w:bCs/>
          <w:szCs w:val="24"/>
          <w:lang w:val="en-IN"/>
        </w:rPr>
        <w:t>real-time visibility</w:t>
      </w:r>
      <w:r>
        <w:rPr>
          <w:rFonts w:eastAsia="Arial" w:cs="Arial"/>
          <w:szCs w:val="24"/>
          <w:lang w:val="en-IN"/>
        </w:rPr>
        <w:t xml:space="preserve"> into version rollouts across 3 regions.</w:t>
      </w:r>
    </w:p>
    <w:p w14:paraId="081B3400" w14:textId="577F8669" w:rsidR="003B6452" w:rsidRDefault="1176D18C" w:rsidP="00CE04D6">
      <w:pPr>
        <w:pStyle w:val="ListParagraph"/>
        <w:numPr>
          <w:ilvl w:val="0"/>
          <w:numId w:val="15"/>
        </w:numPr>
        <w:spacing w:before="240" w:after="240"/>
        <w:rPr>
          <w:rFonts w:eastAsia="Arial" w:cs="Arial"/>
          <w:szCs w:val="24"/>
          <w:lang w:val="en-IN"/>
        </w:rPr>
      </w:pPr>
      <w:r>
        <w:rPr>
          <w:rFonts w:eastAsia="Arial" w:cs="Arial"/>
          <w:szCs w:val="24"/>
          <w:lang w:val="en-IN"/>
        </w:rPr>
        <w:t>Increased deployment reliability through automated checksum validation.</w:t>
      </w:r>
    </w:p>
    <w:p w14:paraId="4AEFC3F7" w14:textId="76EE7744" w:rsidR="003B6452" w:rsidRPr="00A76640" w:rsidRDefault="1176D18C" w:rsidP="3EAD93BD">
      <w:pPr>
        <w:pStyle w:val="ListParagraph"/>
        <w:numPr>
          <w:ilvl w:val="0"/>
          <w:numId w:val="15"/>
        </w:numPr>
        <w:spacing w:before="240" w:after="240"/>
        <w:rPr>
          <w:lang w:val="en-IN"/>
        </w:rPr>
      </w:pPr>
      <w:r>
        <w:rPr>
          <w:rFonts w:eastAsia="Arial" w:cs="Arial"/>
          <w:szCs w:val="24"/>
          <w:lang w:val="en-IN"/>
        </w:rPr>
        <w:t xml:space="preserve">Laid the groundwork for a </w:t>
      </w:r>
      <w:r>
        <w:rPr>
          <w:rFonts w:eastAsia="Arial" w:cs="Arial"/>
          <w:b/>
          <w:bCs/>
          <w:szCs w:val="24"/>
          <w:lang w:val="en-IN"/>
        </w:rPr>
        <w:t>scalable global release pipeline</w:t>
      </w:r>
      <w:r>
        <w:rPr>
          <w:rFonts w:eastAsia="Arial" w:cs="Arial"/>
          <w:szCs w:val="24"/>
          <w:lang w:val="en-IN"/>
        </w:rPr>
        <w:t xml:space="preserve"> within the portal.</w:t>
      </w:r>
    </w:p>
    <w:p w14:paraId="4DCDE4E0" w14:textId="663FCF63" w:rsidR="003B6452" w:rsidRDefault="003B6452" w:rsidP="3EAD93BD">
      <w:r>
        <w:br w:type="page"/>
      </w:r>
    </w:p>
    <w:p w14:paraId="121CAB82" w14:textId="228F7CEB" w:rsidR="003B6452" w:rsidRDefault="153D9BD4" w:rsidP="536BCF33">
      <w:pPr>
        <w:pStyle w:val="Heading4"/>
      </w:pPr>
      <w:r>
        <w:rPr>
          <w:lang w:val="en-IN"/>
        </w:rPr>
        <w:lastRenderedPageBreak/>
        <w:t>Project 2: Workspace Time Zone Selector – Cloud Portal</w:t>
      </w:r>
    </w:p>
    <w:p w14:paraId="4DEABB22" w14:textId="4F9ECC58" w:rsidR="003B6452" w:rsidRDefault="153D9BD4" w:rsidP="536BCF33">
      <w:pPr>
        <w:spacing w:before="240" w:after="240"/>
      </w:pPr>
      <w:r>
        <w:rPr>
          <w:rFonts w:eastAsia="Arial" w:cs="Arial"/>
          <w:b/>
          <w:bCs/>
          <w:szCs w:val="24"/>
          <w:lang w:val="en-IN"/>
        </w:rPr>
        <w:t>Mar 2025</w:t>
      </w:r>
      <w:r>
        <w:br/>
      </w:r>
      <w:r>
        <w:rPr>
          <w:rFonts w:eastAsia="Arial" w:cs="Arial"/>
          <w:szCs w:val="24"/>
          <w:lang w:val="en-IN"/>
        </w:rPr>
        <w:t xml:space="preserve"> </w:t>
      </w:r>
      <w:r>
        <w:rPr>
          <w:rFonts w:eastAsia="Arial" w:cs="Arial"/>
          <w:b/>
          <w:bCs/>
          <w:szCs w:val="24"/>
          <w:lang w:val="en-IN"/>
        </w:rPr>
        <w:t>Full-Stack Engineer | Sanas.ai</w:t>
      </w:r>
    </w:p>
    <w:p w14:paraId="1EFDE422" w14:textId="175D4C0E" w:rsidR="350D3CA0" w:rsidRDefault="3C7A867E" w:rsidP="0A1C16BC">
      <w:pPr>
        <w:spacing w:before="240" w:after="240"/>
        <w:rPr>
          <w:rFonts w:eastAsia="Arial" w:cs="Arial"/>
          <w:szCs w:val="24"/>
          <w:lang w:val="en-IN"/>
        </w:rPr>
      </w:pPr>
      <w:r>
        <w:rPr>
          <w:rFonts w:eastAsia="Arial" w:cs="Arial"/>
          <w:b/>
          <w:bCs/>
          <w:szCs w:val="24"/>
          <w:lang w:val="en-IN"/>
        </w:rPr>
        <w:t>Project Overview:</w:t>
      </w:r>
      <w:r>
        <w:rPr>
          <w:rFonts w:eastAsia="Arial" w:cs="Arial"/>
          <w:szCs w:val="24"/>
          <w:lang w:val="en-IN"/>
        </w:rPr>
        <w:t xml:space="preserve"> Designed and implemented a workspace-level time zone management system for the Sanas Admin Portal, resolving long-standing timestamp inconsistencies across distributed regions (India, Philippines, U.S.). This feature ensured 100% display consistency, aligning global operations with internal analytics through a standardized UTC-based data framework.</w:t>
      </w:r>
    </w:p>
    <w:p w14:paraId="7E8054E9" w14:textId="3CBDE4EB" w:rsidR="350D3CA0" w:rsidRDefault="3C7A867E" w:rsidP="0A1C16BC">
      <w:pPr>
        <w:spacing w:before="240" w:after="240"/>
        <w:rPr>
          <w:rFonts w:eastAsia="Arial" w:cs="Arial"/>
          <w:b/>
          <w:bCs/>
          <w:szCs w:val="24"/>
          <w:lang w:val="en-IN"/>
        </w:rPr>
      </w:pPr>
      <w:r>
        <w:rPr>
          <w:rFonts w:eastAsia="Arial" w:cs="Arial"/>
          <w:b/>
          <w:bCs/>
          <w:szCs w:val="24"/>
          <w:lang w:val="en-IN"/>
        </w:rPr>
        <w:t>Key Contributions:</w:t>
      </w:r>
    </w:p>
    <w:p w14:paraId="3C1AF749" w14:textId="08BE59F9" w:rsidR="350D3CA0" w:rsidRDefault="3C7A867E" w:rsidP="0A1C16BC">
      <w:pPr>
        <w:pStyle w:val="ListParagraph"/>
        <w:numPr>
          <w:ilvl w:val="0"/>
          <w:numId w:val="14"/>
        </w:numPr>
        <w:spacing w:before="240" w:after="240"/>
        <w:rPr>
          <w:rFonts w:eastAsia="Arial" w:cs="Arial"/>
          <w:szCs w:val="24"/>
          <w:lang w:val="en-IN"/>
        </w:rPr>
      </w:pPr>
      <w:r>
        <w:rPr>
          <w:rFonts w:eastAsia="Arial" w:cs="Arial"/>
          <w:szCs w:val="24"/>
          <w:lang w:val="en-IN"/>
        </w:rPr>
        <w:t>Architected End-to-End Framework: Implemented workspace-scoped time zone configurations persisted in the database and applied globally across Reports, Home, and Notification pages.</w:t>
      </w:r>
    </w:p>
    <w:p w14:paraId="65249B0E" w14:textId="2027ED28" w:rsidR="350D3CA0" w:rsidRDefault="3C7A867E" w:rsidP="0A1C16BC">
      <w:pPr>
        <w:pStyle w:val="ListParagraph"/>
        <w:numPr>
          <w:ilvl w:val="0"/>
          <w:numId w:val="14"/>
        </w:numPr>
        <w:spacing w:before="240" w:after="240"/>
        <w:rPr>
          <w:rFonts w:eastAsia="Arial" w:cs="Arial"/>
          <w:szCs w:val="24"/>
          <w:lang w:val="en-IN"/>
        </w:rPr>
      </w:pPr>
      <w:r>
        <w:rPr>
          <w:rFonts w:eastAsia="Arial" w:cs="Arial"/>
          <w:szCs w:val="24"/>
          <w:lang w:val="en-IN"/>
        </w:rPr>
        <w:t>Backend Implementation (NestJS): Created TimezoneService, WorkspaceSettingsController, and a global TimezoneInterceptor. Enforced UTC storage for all timestamps while rendering based on workspace preference. Added full audit logging (UPDATE_TIMEZONE) to capture user changes.</w:t>
      </w:r>
    </w:p>
    <w:p w14:paraId="412CF399" w14:textId="1907AA0B" w:rsidR="350D3CA0" w:rsidRDefault="3C7A867E" w:rsidP="0A1C16BC">
      <w:pPr>
        <w:pStyle w:val="ListParagraph"/>
        <w:numPr>
          <w:ilvl w:val="0"/>
          <w:numId w:val="14"/>
        </w:numPr>
        <w:spacing w:before="240" w:after="240"/>
        <w:rPr>
          <w:rFonts w:eastAsia="Arial" w:cs="Arial"/>
          <w:szCs w:val="24"/>
          <w:lang w:val="en-IN"/>
        </w:rPr>
      </w:pPr>
      <w:r>
        <w:rPr>
          <w:rFonts w:eastAsia="Arial" w:cs="Arial"/>
          <w:szCs w:val="24"/>
          <w:lang w:val="en-IN"/>
        </w:rPr>
        <w:t>Frontend Integration (ReactJS): Built reusable components (TimezoneSelector, DateTimeDisplay, TimezoneBadge) and integrated a TimezoneContext provider for real-time updates. Updated dashboards to display contextual time zone indicators.</w:t>
      </w:r>
    </w:p>
    <w:p w14:paraId="476AF100" w14:textId="18F46CD2" w:rsidR="350D3CA0" w:rsidRDefault="3C7A867E" w:rsidP="0A1C16BC">
      <w:pPr>
        <w:pStyle w:val="ListParagraph"/>
        <w:numPr>
          <w:ilvl w:val="0"/>
          <w:numId w:val="14"/>
        </w:numPr>
        <w:spacing w:before="240" w:after="240"/>
        <w:rPr>
          <w:rFonts w:eastAsia="Arial" w:cs="Arial"/>
          <w:szCs w:val="24"/>
          <w:lang w:val="en-IN"/>
        </w:rPr>
      </w:pPr>
      <w:r>
        <w:rPr>
          <w:rFonts w:eastAsia="Arial" w:cs="Arial"/>
          <w:szCs w:val="24"/>
          <w:lang w:val="en-IN"/>
        </w:rPr>
        <w:t>Audit &amp; Validation: Conducted a full production schema audit to ensure UTC compliance. Authored and executed a multi-region E2E test strategy covering DST edge cases and transitions across Manila, India, and U.S. zones.</w:t>
      </w:r>
    </w:p>
    <w:p w14:paraId="4AD83222" w14:textId="7F9E2F72" w:rsidR="350D3CA0" w:rsidRDefault="3C7A867E" w:rsidP="0A1C16BC">
      <w:pPr>
        <w:spacing w:before="240" w:after="240"/>
        <w:rPr>
          <w:rFonts w:eastAsia="Arial" w:cs="Arial"/>
          <w:b/>
          <w:bCs/>
          <w:szCs w:val="24"/>
          <w:lang w:val="en-IN"/>
        </w:rPr>
      </w:pPr>
      <w:r>
        <w:rPr>
          <w:rFonts w:eastAsia="Arial" w:cs="Arial"/>
          <w:b/>
          <w:bCs/>
          <w:szCs w:val="24"/>
          <w:lang w:val="en-IN"/>
        </w:rPr>
        <w:t>Technologies Used:</w:t>
      </w:r>
    </w:p>
    <w:p w14:paraId="3FDCA105" w14:textId="3A341001" w:rsidR="350D3CA0" w:rsidRDefault="3C7A867E" w:rsidP="0A1C16BC">
      <w:pPr>
        <w:pStyle w:val="ListParagraph"/>
        <w:numPr>
          <w:ilvl w:val="0"/>
          <w:numId w:val="13"/>
        </w:numPr>
        <w:spacing w:before="240" w:after="240"/>
        <w:rPr>
          <w:rFonts w:eastAsia="Arial" w:cs="Arial"/>
          <w:szCs w:val="24"/>
          <w:lang w:val="en-IN"/>
        </w:rPr>
      </w:pPr>
      <w:r>
        <w:rPr>
          <w:rFonts w:eastAsia="Arial" w:cs="Arial"/>
          <w:szCs w:val="24"/>
          <w:lang w:val="en-IN"/>
        </w:rPr>
        <w:t>Backend: NestJS, TypeORM, PostgreSQL, date-fns-tz</w:t>
      </w:r>
    </w:p>
    <w:p w14:paraId="29EE57E6" w14:textId="4F275C8D" w:rsidR="350D3CA0" w:rsidRDefault="3C7A867E" w:rsidP="0A1C16BC">
      <w:pPr>
        <w:pStyle w:val="ListParagraph"/>
        <w:numPr>
          <w:ilvl w:val="0"/>
          <w:numId w:val="13"/>
        </w:numPr>
        <w:spacing w:before="240" w:after="240"/>
        <w:rPr>
          <w:rFonts w:eastAsia="Arial" w:cs="Arial"/>
          <w:szCs w:val="24"/>
          <w:lang w:val="en-IN"/>
        </w:rPr>
      </w:pPr>
      <w:r>
        <w:rPr>
          <w:rFonts w:eastAsia="Arial" w:cs="Arial"/>
          <w:szCs w:val="24"/>
          <w:lang w:val="en-IN"/>
        </w:rPr>
        <w:t>Frontend: ReactJS, Ant Design, Context API, TypeScript</w:t>
      </w:r>
    </w:p>
    <w:p w14:paraId="511F81FE" w14:textId="71FC3655" w:rsidR="350D3CA0" w:rsidRDefault="3C7A867E" w:rsidP="0A1C16BC">
      <w:pPr>
        <w:pStyle w:val="ListParagraph"/>
        <w:numPr>
          <w:ilvl w:val="0"/>
          <w:numId w:val="13"/>
        </w:numPr>
        <w:spacing w:before="240" w:after="240"/>
        <w:rPr>
          <w:rFonts w:eastAsia="Arial" w:cs="Arial"/>
          <w:szCs w:val="24"/>
          <w:lang w:val="en-IN"/>
        </w:rPr>
      </w:pPr>
      <w:r>
        <w:rPr>
          <w:rFonts w:eastAsia="Arial" w:cs="Arial"/>
          <w:szCs w:val="24"/>
          <w:lang w:val="en-IN"/>
        </w:rPr>
        <w:t>Testing: Jest, React Testing Library, Cypress</w:t>
      </w:r>
    </w:p>
    <w:p w14:paraId="1CE6D60C" w14:textId="072F3462" w:rsidR="350D3CA0" w:rsidRDefault="3C7A867E" w:rsidP="0A1C16BC">
      <w:pPr>
        <w:pStyle w:val="ListParagraph"/>
        <w:numPr>
          <w:ilvl w:val="0"/>
          <w:numId w:val="13"/>
        </w:numPr>
        <w:spacing w:before="240" w:after="240"/>
        <w:rPr>
          <w:rFonts w:eastAsia="Arial" w:cs="Arial"/>
          <w:szCs w:val="24"/>
          <w:lang w:val="en-IN"/>
        </w:rPr>
      </w:pPr>
      <w:r>
        <w:rPr>
          <w:rFonts w:eastAsia="Arial" w:cs="Arial"/>
          <w:szCs w:val="24"/>
          <w:lang w:val="en-IN"/>
        </w:rPr>
        <w:t>Infrastructure &amp; CI/CD: AWS EKS, Docker, Gitlab CI/CD</w:t>
      </w:r>
    </w:p>
    <w:p w14:paraId="06836C7A" w14:textId="509D9BB2" w:rsidR="350D3CA0" w:rsidRDefault="3C7A867E" w:rsidP="0A1C16BC">
      <w:pPr>
        <w:spacing w:before="240" w:after="240"/>
        <w:rPr>
          <w:rFonts w:eastAsia="Arial" w:cs="Arial"/>
          <w:b/>
          <w:bCs/>
          <w:szCs w:val="24"/>
          <w:lang w:val="en-IN"/>
        </w:rPr>
      </w:pPr>
      <w:r>
        <w:rPr>
          <w:rFonts w:eastAsia="Arial" w:cs="Arial"/>
          <w:b/>
          <w:bCs/>
          <w:szCs w:val="24"/>
          <w:lang w:val="en-IN"/>
        </w:rPr>
        <w:t>Impact:</w:t>
      </w:r>
    </w:p>
    <w:p w14:paraId="63D1272A" w14:textId="027C6774" w:rsidR="350D3CA0" w:rsidRDefault="3C7A867E" w:rsidP="0A1C16BC">
      <w:pPr>
        <w:pStyle w:val="ListParagraph"/>
        <w:numPr>
          <w:ilvl w:val="0"/>
          <w:numId w:val="12"/>
        </w:numPr>
        <w:spacing w:before="240" w:after="240"/>
        <w:rPr>
          <w:rFonts w:eastAsia="Arial" w:cs="Arial"/>
          <w:szCs w:val="24"/>
          <w:lang w:val="en-IN"/>
        </w:rPr>
      </w:pPr>
      <w:r>
        <w:rPr>
          <w:rFonts w:eastAsia="Arial" w:cs="Arial"/>
          <w:szCs w:val="24"/>
          <w:lang w:val="en-IN"/>
        </w:rPr>
        <w:t>Achieved 100% consistency in timestamp display across all admin regions.</w:t>
      </w:r>
    </w:p>
    <w:p w14:paraId="495A4D6C" w14:textId="1DEE6932" w:rsidR="350D3CA0" w:rsidRDefault="3C7A867E" w:rsidP="0A1C16BC">
      <w:pPr>
        <w:pStyle w:val="ListParagraph"/>
        <w:numPr>
          <w:ilvl w:val="0"/>
          <w:numId w:val="12"/>
        </w:numPr>
        <w:spacing w:before="240" w:after="240"/>
        <w:rPr>
          <w:rFonts w:eastAsia="Arial" w:cs="Arial"/>
          <w:szCs w:val="24"/>
          <w:lang w:val="en-IN"/>
        </w:rPr>
      </w:pPr>
      <w:r>
        <w:rPr>
          <w:rFonts w:eastAsia="Arial" w:cs="Arial"/>
          <w:szCs w:val="24"/>
          <w:lang w:val="en-IN"/>
        </w:rPr>
        <w:t>Improved cross-region data accuracy for reports and scheduled tasks.</w:t>
      </w:r>
    </w:p>
    <w:p w14:paraId="689B99EC" w14:textId="51D16DD4" w:rsidR="350D3CA0" w:rsidRDefault="3C7A867E" w:rsidP="0A1C16BC">
      <w:pPr>
        <w:pStyle w:val="ListParagraph"/>
        <w:numPr>
          <w:ilvl w:val="0"/>
          <w:numId w:val="12"/>
        </w:numPr>
        <w:spacing w:before="240" w:after="240"/>
        <w:rPr>
          <w:rFonts w:eastAsia="Arial" w:cs="Arial"/>
          <w:szCs w:val="24"/>
          <w:lang w:val="en-IN"/>
        </w:rPr>
      </w:pPr>
      <w:r>
        <w:rPr>
          <w:rFonts w:eastAsia="Arial" w:cs="Arial"/>
          <w:szCs w:val="24"/>
          <w:lang w:val="en-IN"/>
        </w:rPr>
        <w:t>Reduced user confusion and support tickets related to time mismatches by over 60%.</w:t>
      </w:r>
    </w:p>
    <w:p w14:paraId="2C4EC5D8" w14:textId="46A1D27D" w:rsidR="350D3CA0" w:rsidRDefault="3C7A867E" w:rsidP="0A1C16BC">
      <w:pPr>
        <w:pStyle w:val="ListParagraph"/>
        <w:numPr>
          <w:ilvl w:val="0"/>
          <w:numId w:val="12"/>
        </w:numPr>
        <w:spacing w:before="240" w:after="240"/>
        <w:rPr>
          <w:rFonts w:eastAsia="Arial" w:cs="Arial"/>
          <w:szCs w:val="24"/>
          <w:lang w:val="en-IN"/>
        </w:rPr>
      </w:pPr>
      <w:r>
        <w:rPr>
          <w:rFonts w:eastAsia="Arial" w:cs="Arial"/>
          <w:szCs w:val="24"/>
          <w:lang w:val="en-IN"/>
        </w:rPr>
        <w:t>Established a robust UTC-based data standard and auditing framework for future modules.</w:t>
      </w:r>
    </w:p>
    <w:p w14:paraId="7C4F5CC3" w14:textId="7B63D0A9" w:rsidR="350D3CA0" w:rsidRDefault="350D3CA0" w:rsidP="536BCF33">
      <w:r>
        <w:br w:type="page"/>
      </w:r>
    </w:p>
    <w:p w14:paraId="6FAA6282" w14:textId="1895404D" w:rsidR="350D3CA0" w:rsidRDefault="350D3CA0" w:rsidP="536BCF33">
      <w:pPr>
        <w:pStyle w:val="Heading3"/>
        <w:rPr>
          <w:rFonts w:eastAsiaTheme="minorEastAsia"/>
        </w:rPr>
      </w:pPr>
      <w:r>
        <w:rPr>
          <w:rFonts w:eastAsiaTheme="minorEastAsia"/>
        </w:rPr>
        <w:lastRenderedPageBreak/>
        <w:t>Internal Tools</w:t>
      </w:r>
    </w:p>
    <w:p w14:paraId="5690C6DD" w14:textId="704174DF" w:rsidR="350D3CA0" w:rsidRDefault="350D3CA0" w:rsidP="350D3CA0">
      <w:r>
        <w:t>Nov 2024 – Jan 2025</w:t>
      </w:r>
    </w:p>
    <w:p w14:paraId="4F78E032" w14:textId="47F9B64D" w:rsidR="00A60662" w:rsidRPr="00A60662" w:rsidRDefault="6F289A70" w:rsidP="00A60662">
      <w:pPr>
        <w:rPr>
          <w:lang w:val="en-IN"/>
        </w:rPr>
      </w:pPr>
      <w:r>
        <w:rPr>
          <w:lang w:val="en-IN"/>
        </w:rPr>
        <w:t>Team Overview</w:t>
      </w:r>
    </w:p>
    <w:p w14:paraId="6B3DACFC" w14:textId="77777777" w:rsidR="00A60662" w:rsidRDefault="00A60662" w:rsidP="00A60662">
      <w:pPr>
        <w:pStyle w:val="NormalWeb"/>
      </w:pPr>
      <w:r>
        <w:t xml:space="preserve">Brought in to modernize a complex portfolio of internal applications. Pioneered the use of AI-powered development tools like </w:t>
      </w:r>
      <w:r>
        <w:rPr>
          <w:b/>
          <w:bCs/>
        </w:rPr>
        <w:t>GitHub Copilot</w:t>
      </w:r>
      <w:r>
        <w:t xml:space="preserve"> to rapidly analyze legacy systems, accelerate new development, and deliver robust, full-stack solutions across the company.</w:t>
      </w:r>
    </w:p>
    <w:p w14:paraId="3822430C" w14:textId="1BE2E2E4" w:rsidR="00A60662" w:rsidRDefault="00B82515" w:rsidP="00A60662">
      <w:r>
        <w:rPr>
          <w:noProof/>
        </w:rPr>
        <w:pict w14:anchorId="10CF7659">
          <v:rect id="_x0000_i1027" alt="" style="width:451.3pt;height:.05pt;mso-width-percent:0;mso-height-percent:0;mso-width-percent:0;mso-height-percent:0" o:hralign="center" o:hrstd="t" o:hr="t" fillcolor="#a0a0a0" stroked="f"/>
        </w:pict>
      </w:r>
    </w:p>
    <w:p w14:paraId="1572F4CF" w14:textId="77777777" w:rsidR="00A60662" w:rsidRDefault="00A60662" w:rsidP="536BCF33">
      <w:pPr>
        <w:pStyle w:val="Heading4"/>
      </w:pPr>
      <w:r>
        <w:t>Project 1: Internal Tools Portal &amp; Application Modernization</w:t>
      </w:r>
    </w:p>
    <w:p w14:paraId="5D006135" w14:textId="2FA8F5AC" w:rsidR="536BCF33" w:rsidRDefault="536BCF33" w:rsidP="536BCF33"/>
    <w:p w14:paraId="76266DAE" w14:textId="77777777" w:rsidR="00A60662" w:rsidRDefault="00A60662" w:rsidP="00A60662">
      <w:pPr>
        <w:pStyle w:val="NormalWeb"/>
      </w:pPr>
      <w:r>
        <w:rPr>
          <w:b/>
          <w:bCs/>
        </w:rPr>
        <w:t>Project Overview:</w:t>
      </w:r>
      <w:r>
        <w:t xml:space="preserve"> Addressed critical issues of "tool sprawl" and inconsistent documentation by taking ownership of over 25 legacy internal applications and building a new, centralized portal to house them.</w:t>
      </w:r>
    </w:p>
    <w:p w14:paraId="3B4AAD2A" w14:textId="77777777" w:rsidR="00A60662" w:rsidRDefault="00A60662" w:rsidP="00A60662">
      <w:pPr>
        <w:pStyle w:val="NormalWeb"/>
      </w:pPr>
      <w:r>
        <w:rPr>
          <w:b/>
          <w:bCs/>
        </w:rPr>
        <w:t>Key Contributions:</w:t>
      </w:r>
    </w:p>
    <w:p w14:paraId="3AE1EEF6" w14:textId="77777777" w:rsidR="00A60662" w:rsidRDefault="00A60662" w:rsidP="00CE04D6">
      <w:pPr>
        <w:pStyle w:val="NormalWeb"/>
        <w:numPr>
          <w:ilvl w:val="0"/>
          <w:numId w:val="71"/>
        </w:numPr>
        <w:spacing w:line="240" w:lineRule="auto"/>
      </w:pPr>
      <w:r>
        <w:t xml:space="preserve">Leveraged </w:t>
      </w:r>
      <w:r>
        <w:rPr>
          <w:b/>
          <w:bCs/>
        </w:rPr>
        <w:t>GitHub Copilot</w:t>
      </w:r>
      <w:r>
        <w:t xml:space="preserve"> extensively to rapidly learn and diagnose over 25 disparate codebases written in React, Vue, Python, and Node.js, achieving proficiency in weeks instead of months.</w:t>
      </w:r>
    </w:p>
    <w:p w14:paraId="089930E2" w14:textId="77777777" w:rsidR="00A60662" w:rsidRDefault="00A60662" w:rsidP="00CE04D6">
      <w:pPr>
        <w:pStyle w:val="NormalWeb"/>
        <w:numPr>
          <w:ilvl w:val="0"/>
          <w:numId w:val="71"/>
        </w:numPr>
        <w:spacing w:line="240" w:lineRule="auto"/>
      </w:pPr>
      <w:r>
        <w:t xml:space="preserve">Single-handedly architected and developed a new </w:t>
      </w:r>
      <w:r>
        <w:rPr>
          <w:b/>
          <w:bCs/>
        </w:rPr>
        <w:t>Internal Tools Portal</w:t>
      </w:r>
      <w:r>
        <w:t xml:space="preserve"> from the ground up, creating a unified and searchable "one-stop shop" for all engineering resources.</w:t>
      </w:r>
    </w:p>
    <w:p w14:paraId="77F4F596" w14:textId="77777777" w:rsidR="00A60662" w:rsidRDefault="00A60662" w:rsidP="00CE04D6">
      <w:pPr>
        <w:pStyle w:val="NormalWeb"/>
        <w:numPr>
          <w:ilvl w:val="0"/>
          <w:numId w:val="71"/>
        </w:numPr>
        <w:spacing w:line="240" w:lineRule="auto"/>
      </w:pPr>
      <w:r>
        <w:t>Designed and implemented a standardized, scalable framework for all future internal tool development, ensuring consistency and maintainability.</w:t>
      </w:r>
    </w:p>
    <w:p w14:paraId="0B7E7122" w14:textId="77777777" w:rsidR="00A60662" w:rsidRDefault="00A60662" w:rsidP="00A60662">
      <w:pPr>
        <w:pStyle w:val="NormalWeb"/>
      </w:pPr>
      <w:r>
        <w:rPr>
          <w:b/>
          <w:bCs/>
        </w:rPr>
        <w:t>Technologies Used:</w:t>
      </w:r>
    </w:p>
    <w:p w14:paraId="0CC6DF93" w14:textId="77777777" w:rsidR="00A60662" w:rsidRDefault="00A60662" w:rsidP="00CE04D6">
      <w:pPr>
        <w:pStyle w:val="NormalWeb"/>
        <w:numPr>
          <w:ilvl w:val="0"/>
          <w:numId w:val="72"/>
        </w:numPr>
        <w:spacing w:line="240" w:lineRule="auto"/>
      </w:pPr>
      <w:r>
        <w:rPr>
          <w:b/>
          <w:bCs/>
        </w:rPr>
        <w:t>Frontend:</w:t>
      </w:r>
      <w:r>
        <w:t xml:space="preserve"> Vue.js, React</w:t>
      </w:r>
    </w:p>
    <w:p w14:paraId="447BC30C" w14:textId="77777777" w:rsidR="00A60662" w:rsidRDefault="00A60662" w:rsidP="00CE04D6">
      <w:pPr>
        <w:pStyle w:val="NormalWeb"/>
        <w:numPr>
          <w:ilvl w:val="0"/>
          <w:numId w:val="72"/>
        </w:numPr>
        <w:spacing w:line="240" w:lineRule="auto"/>
      </w:pPr>
      <w:r>
        <w:rPr>
          <w:b/>
          <w:bCs/>
        </w:rPr>
        <w:t>Backend:</w:t>
      </w:r>
      <w:r>
        <w:t xml:space="preserve"> NestJS, Node.js, Python (Flask)</w:t>
      </w:r>
    </w:p>
    <w:p w14:paraId="5AF6897C" w14:textId="77777777" w:rsidR="00A60662" w:rsidRDefault="00A60662" w:rsidP="00CE04D6">
      <w:pPr>
        <w:pStyle w:val="NormalWeb"/>
        <w:numPr>
          <w:ilvl w:val="0"/>
          <w:numId w:val="72"/>
        </w:numPr>
        <w:spacing w:line="240" w:lineRule="auto"/>
      </w:pPr>
      <w:r>
        <w:rPr>
          <w:b/>
          <w:bCs/>
        </w:rPr>
        <w:t>Database:</w:t>
      </w:r>
      <w:r>
        <w:t xml:space="preserve"> PostgreSQL</w:t>
      </w:r>
    </w:p>
    <w:p w14:paraId="3F0549FD" w14:textId="62F7A330" w:rsidR="00A60662" w:rsidRDefault="00A60662" w:rsidP="00CE04D6">
      <w:pPr>
        <w:pStyle w:val="NormalWeb"/>
        <w:numPr>
          <w:ilvl w:val="0"/>
          <w:numId w:val="72"/>
        </w:numPr>
        <w:spacing w:line="240" w:lineRule="auto"/>
      </w:pPr>
      <w:r>
        <w:rPr>
          <w:b/>
          <w:bCs/>
        </w:rPr>
        <w:t>DevOps:</w:t>
      </w:r>
      <w:r>
        <w:t xml:space="preserve"> Docker, AWS, CI/CD</w:t>
      </w:r>
    </w:p>
    <w:p w14:paraId="48F456FC" w14:textId="77777777" w:rsidR="00A60662" w:rsidRDefault="00A60662" w:rsidP="00CE04D6">
      <w:pPr>
        <w:pStyle w:val="NormalWeb"/>
        <w:numPr>
          <w:ilvl w:val="0"/>
          <w:numId w:val="72"/>
        </w:numPr>
        <w:spacing w:line="240" w:lineRule="auto"/>
      </w:pPr>
      <w:r>
        <w:rPr>
          <w:b/>
          <w:bCs/>
        </w:rPr>
        <w:t>AI-Assisted Development:</w:t>
      </w:r>
      <w:r>
        <w:t xml:space="preserve"> GitHub Copilot</w:t>
      </w:r>
    </w:p>
    <w:p w14:paraId="60B9E6D9" w14:textId="77777777" w:rsidR="00A60662" w:rsidRDefault="00A60662" w:rsidP="00A60662">
      <w:pPr>
        <w:pStyle w:val="NormalWeb"/>
      </w:pPr>
      <w:r>
        <w:rPr>
          <w:b/>
          <w:bCs/>
        </w:rPr>
        <w:t>Impact:</w:t>
      </w:r>
    </w:p>
    <w:p w14:paraId="56DA02D9" w14:textId="77777777" w:rsidR="00A60662" w:rsidRDefault="00A60662" w:rsidP="00CE04D6">
      <w:pPr>
        <w:pStyle w:val="NormalWeb"/>
        <w:numPr>
          <w:ilvl w:val="0"/>
          <w:numId w:val="73"/>
        </w:numPr>
        <w:spacing w:line="240" w:lineRule="auto"/>
      </w:pPr>
      <w:r>
        <w:rPr>
          <w:b/>
          <w:bCs/>
        </w:rPr>
        <w:t>Improved Productivity:</w:t>
      </w:r>
      <w:r>
        <w:t xml:space="preserve"> Reduced the time for engineers to find tools and documentation from hours to seconds.</w:t>
      </w:r>
    </w:p>
    <w:p w14:paraId="04AC2DE1" w14:textId="77777777" w:rsidR="00A60662" w:rsidRDefault="00A60662" w:rsidP="00CE04D6">
      <w:pPr>
        <w:pStyle w:val="NormalWeb"/>
        <w:numPr>
          <w:ilvl w:val="0"/>
          <w:numId w:val="73"/>
        </w:numPr>
        <w:spacing w:line="240" w:lineRule="auto"/>
      </w:pPr>
      <w:r>
        <w:rPr>
          <w:b/>
          <w:bCs/>
        </w:rPr>
        <w:t>Reduced Onboarding Time:</w:t>
      </w:r>
      <w:r>
        <w:t xml:space="preserve"> The portal was projected to cut the technical onboarding time for new engineers by 50%.</w:t>
      </w:r>
    </w:p>
    <w:p w14:paraId="5C68CB8E" w14:textId="77777777" w:rsidR="00A60662" w:rsidRDefault="00A60662" w:rsidP="00CE04D6">
      <w:pPr>
        <w:pStyle w:val="NormalWeb"/>
        <w:numPr>
          <w:ilvl w:val="0"/>
          <w:numId w:val="73"/>
        </w:numPr>
        <w:spacing w:line="240" w:lineRule="auto"/>
      </w:pPr>
      <w:r>
        <w:rPr>
          <w:b/>
          <w:bCs/>
        </w:rPr>
        <w:t>Established Governance:</w:t>
      </w:r>
      <w:r>
        <w:t xml:space="preserve"> Created a single source of truth that eliminated redundant tools and standardized operations.</w:t>
      </w:r>
    </w:p>
    <w:p w14:paraId="3B55F6FB" w14:textId="6A26FCA6" w:rsidR="00A60662" w:rsidRDefault="00B82515" w:rsidP="00A60662">
      <w:r>
        <w:rPr>
          <w:noProof/>
        </w:rPr>
        <w:pict w14:anchorId="4DEBF9DC">
          <v:rect id="_x0000_i1026" alt="" style="width:451.3pt;height:.05pt;mso-width-percent:0;mso-height-percent:0;mso-width-percent:0;mso-height-percent:0" o:hralign="center" o:hrstd="t" o:hr="t" fillcolor="#a0a0a0" stroked="f"/>
        </w:pict>
      </w:r>
    </w:p>
    <w:p w14:paraId="6BF0C057" w14:textId="77777777" w:rsidR="00A60662" w:rsidRDefault="00A60662" w:rsidP="536BCF33">
      <w:pPr>
        <w:pStyle w:val="Heading4"/>
      </w:pPr>
      <w:r>
        <w:rPr>
          <w:lang w:val="en-US"/>
        </w:rPr>
        <w:lastRenderedPageBreak/>
        <w:t>Project 2: MLOps Data Observability Dashboard</w:t>
      </w:r>
    </w:p>
    <w:p w14:paraId="0E0FBC8D" w14:textId="77777777" w:rsidR="00A60662" w:rsidRDefault="00A60662" w:rsidP="00A60662">
      <w:pPr>
        <w:pStyle w:val="NormalWeb"/>
      </w:pPr>
      <w:r>
        <w:rPr>
          <w:b/>
          <w:bCs/>
        </w:rPr>
        <w:t>Project Overview:</w:t>
      </w:r>
      <w:r>
        <w:t xml:space="preserve"> Developed a comprehensive data observability dashboard to provide the first-ever end-to-end visualization of the company's complex MLOps data pipeline, enabling deep analysis and strategic improvements.</w:t>
      </w:r>
    </w:p>
    <w:p w14:paraId="0CC112C4" w14:textId="77777777" w:rsidR="00A60662" w:rsidRDefault="00A60662" w:rsidP="00A60662">
      <w:pPr>
        <w:pStyle w:val="NormalWeb"/>
      </w:pPr>
      <w:r>
        <w:rPr>
          <w:b/>
          <w:bCs/>
        </w:rPr>
        <w:t>Key Contributions:</w:t>
      </w:r>
    </w:p>
    <w:p w14:paraId="65F99CC0" w14:textId="77777777" w:rsidR="00A60662" w:rsidRDefault="00A60662" w:rsidP="00CE04D6">
      <w:pPr>
        <w:pStyle w:val="NormalWeb"/>
        <w:numPr>
          <w:ilvl w:val="0"/>
          <w:numId w:val="74"/>
        </w:numPr>
        <w:spacing w:line="240" w:lineRule="auto"/>
      </w:pPr>
      <w:r>
        <w:t xml:space="preserve">Used </w:t>
      </w:r>
      <w:r>
        <w:rPr>
          <w:b/>
          <w:bCs/>
        </w:rPr>
        <w:t>AI-assisted coding</w:t>
      </w:r>
      <w:r>
        <w:t xml:space="preserve"> to accelerate the development of the entire full-stack dashboard, from data ingestion to frontend visualization.</w:t>
      </w:r>
    </w:p>
    <w:p w14:paraId="33FF70C1" w14:textId="77777777" w:rsidR="00A60662" w:rsidRDefault="00A60662" w:rsidP="00CE04D6">
      <w:pPr>
        <w:pStyle w:val="NormalWeb"/>
        <w:numPr>
          <w:ilvl w:val="0"/>
          <w:numId w:val="74"/>
        </w:numPr>
        <w:spacing w:line="240" w:lineRule="auto"/>
      </w:pPr>
      <w:r>
        <w:t>Engineered data connectors and a robust backend service to ingest and process data from multiple sources, including internal APIs and AWS DynamoDB.</w:t>
      </w:r>
    </w:p>
    <w:p w14:paraId="69957161" w14:textId="77777777" w:rsidR="00A60662" w:rsidRDefault="00A60662" w:rsidP="00CE04D6">
      <w:pPr>
        <w:pStyle w:val="NormalWeb"/>
        <w:numPr>
          <w:ilvl w:val="0"/>
          <w:numId w:val="74"/>
        </w:numPr>
        <w:spacing w:line="240" w:lineRule="auto"/>
      </w:pPr>
      <w:r>
        <w:t>Mapped the entire data flow and built automated metric tracking for data quality, volume, and latency, which were then visualized in the dashboard.</w:t>
      </w:r>
    </w:p>
    <w:p w14:paraId="252B8B34" w14:textId="77777777" w:rsidR="00A60662" w:rsidRDefault="00A60662" w:rsidP="00A60662">
      <w:pPr>
        <w:pStyle w:val="NormalWeb"/>
      </w:pPr>
      <w:r>
        <w:rPr>
          <w:b/>
          <w:bCs/>
        </w:rPr>
        <w:t>Technologies Used:</w:t>
      </w:r>
    </w:p>
    <w:p w14:paraId="12881220" w14:textId="77777777" w:rsidR="00A60662" w:rsidRDefault="00A60662" w:rsidP="00CE04D6">
      <w:pPr>
        <w:pStyle w:val="NormalWeb"/>
        <w:numPr>
          <w:ilvl w:val="0"/>
          <w:numId w:val="75"/>
        </w:numPr>
        <w:spacing w:line="240" w:lineRule="auto"/>
      </w:pPr>
      <w:r>
        <w:rPr>
          <w:b/>
          <w:bCs/>
        </w:rPr>
        <w:t>Frontend:</w:t>
      </w:r>
      <w:r>
        <w:t xml:space="preserve"> React, Plotly.js</w:t>
      </w:r>
    </w:p>
    <w:p w14:paraId="092C0D00" w14:textId="77777777" w:rsidR="00A60662" w:rsidRDefault="00A60662" w:rsidP="00CE04D6">
      <w:pPr>
        <w:pStyle w:val="NormalWeb"/>
        <w:numPr>
          <w:ilvl w:val="0"/>
          <w:numId w:val="75"/>
        </w:numPr>
        <w:spacing w:line="240" w:lineRule="auto"/>
      </w:pPr>
      <w:r>
        <w:rPr>
          <w:b/>
          <w:bCs/>
        </w:rPr>
        <w:t>Backend:</w:t>
      </w:r>
      <w:r>
        <w:t xml:space="preserve"> Python (FastAPI)</w:t>
      </w:r>
    </w:p>
    <w:p w14:paraId="79FB7564" w14:textId="77777777" w:rsidR="00A60662" w:rsidRDefault="00A60662" w:rsidP="00CE04D6">
      <w:pPr>
        <w:pStyle w:val="NormalWeb"/>
        <w:numPr>
          <w:ilvl w:val="0"/>
          <w:numId w:val="75"/>
        </w:numPr>
        <w:spacing w:line="240" w:lineRule="auto"/>
      </w:pPr>
      <w:r>
        <w:rPr>
          <w:b/>
          <w:bCs/>
        </w:rPr>
        <w:t>Database:</w:t>
      </w:r>
      <w:r>
        <w:t xml:space="preserve"> AWS DynamoDB, PostgreSQL</w:t>
      </w:r>
    </w:p>
    <w:p w14:paraId="3ED3669A" w14:textId="77777777" w:rsidR="00A60662" w:rsidRDefault="00A60662" w:rsidP="00CE04D6">
      <w:pPr>
        <w:pStyle w:val="NormalWeb"/>
        <w:numPr>
          <w:ilvl w:val="0"/>
          <w:numId w:val="75"/>
        </w:numPr>
        <w:spacing w:line="240" w:lineRule="auto"/>
      </w:pPr>
      <w:r>
        <w:rPr>
          <w:b/>
          <w:bCs/>
        </w:rPr>
        <w:t>DevOps:</w:t>
      </w:r>
      <w:r>
        <w:t xml:space="preserve"> Docker, AWS</w:t>
      </w:r>
    </w:p>
    <w:p w14:paraId="4F1403BA" w14:textId="77777777" w:rsidR="00A60662" w:rsidRDefault="00A60662" w:rsidP="00CE04D6">
      <w:pPr>
        <w:pStyle w:val="NormalWeb"/>
        <w:numPr>
          <w:ilvl w:val="0"/>
          <w:numId w:val="75"/>
        </w:numPr>
        <w:spacing w:line="240" w:lineRule="auto"/>
      </w:pPr>
      <w:r>
        <w:rPr>
          <w:b/>
          <w:bCs/>
        </w:rPr>
        <w:t>AI-Assisted Development:</w:t>
      </w:r>
      <w:r>
        <w:t xml:space="preserve"> GitHub Copilot</w:t>
      </w:r>
    </w:p>
    <w:p w14:paraId="4DDFD1FB" w14:textId="77777777" w:rsidR="00A60662" w:rsidRDefault="00A60662" w:rsidP="00A60662">
      <w:pPr>
        <w:pStyle w:val="NormalWeb"/>
      </w:pPr>
      <w:r>
        <w:rPr>
          <w:b/>
          <w:bCs/>
        </w:rPr>
        <w:t>Impact:</w:t>
      </w:r>
    </w:p>
    <w:p w14:paraId="1E877B1A" w14:textId="77777777" w:rsidR="00A60662" w:rsidRDefault="00A60662" w:rsidP="00CE04D6">
      <w:pPr>
        <w:pStyle w:val="NormalWeb"/>
        <w:numPr>
          <w:ilvl w:val="0"/>
          <w:numId w:val="76"/>
        </w:numPr>
        <w:spacing w:line="240" w:lineRule="auto"/>
      </w:pPr>
      <w:r>
        <w:rPr>
          <w:b/>
          <w:bCs/>
        </w:rPr>
        <w:t>Provided Unprecedented Visibility:</w:t>
      </w:r>
      <w:r>
        <w:t xml:space="preserve"> Gave stakeholders a real-time, holistic view of the ML data pipeline's health and performance.</w:t>
      </w:r>
    </w:p>
    <w:p w14:paraId="4E8A6405" w14:textId="77777777" w:rsidR="00A60662" w:rsidRDefault="00A60662" w:rsidP="00CE04D6">
      <w:pPr>
        <w:pStyle w:val="NormalWeb"/>
        <w:numPr>
          <w:ilvl w:val="0"/>
          <w:numId w:val="76"/>
        </w:numPr>
        <w:spacing w:line="240" w:lineRule="auto"/>
      </w:pPr>
      <w:r>
        <w:rPr>
          <w:b/>
          <w:bCs/>
        </w:rPr>
        <w:t>Drove Strategic Improvements:</w:t>
      </w:r>
      <w:r>
        <w:t xml:space="preserve"> The analysis and visualizations from the dashboard provided critical, data-driven feedback that directly informed strategic decisions to improve the pipeline's architecture.</w:t>
      </w:r>
    </w:p>
    <w:p w14:paraId="2E2BE9E9" w14:textId="77777777" w:rsidR="00A60662" w:rsidRDefault="00A60662" w:rsidP="00CE04D6">
      <w:pPr>
        <w:pStyle w:val="NormalWeb"/>
        <w:numPr>
          <w:ilvl w:val="0"/>
          <w:numId w:val="76"/>
        </w:numPr>
        <w:spacing w:line="240" w:lineRule="auto"/>
      </w:pPr>
      <w:r>
        <w:rPr>
          <w:b/>
          <w:bCs/>
        </w:rPr>
        <w:t>Identified Bottlenecks:</w:t>
      </w:r>
      <w:r>
        <w:t xml:space="preserve"> Pinpointed key inefficiencies in data processing, leading to targeted optimization efforts.</w:t>
      </w:r>
    </w:p>
    <w:p w14:paraId="65B95E2B" w14:textId="74B75281" w:rsidR="00A60662" w:rsidRDefault="00B82515" w:rsidP="00A60662">
      <w:r>
        <w:rPr>
          <w:noProof/>
        </w:rPr>
        <w:pict w14:anchorId="1A0AEA3E">
          <v:rect id="_x0000_i1025" alt="" style="width:451.3pt;height:.05pt;mso-width-percent:0;mso-height-percent:0;mso-width-percent:0;mso-height-percent:0" o:hralign="center" o:hrstd="t" o:hr="t" fillcolor="#a0a0a0" stroked="f"/>
        </w:pict>
      </w:r>
    </w:p>
    <w:p w14:paraId="2D4D80DF" w14:textId="77777777" w:rsidR="002B5E43" w:rsidRDefault="002B5E43" w:rsidP="7ABBE672">
      <w:pPr>
        <w:pStyle w:val="Heading4"/>
        <w:rPr>
          <w:rFonts w:ascii="Times New Roman" w:hAnsi="Times New Roman"/>
          <w:sz w:val="27"/>
          <w:szCs w:val="27"/>
          <w:lang w:val="en-US" w:eastAsia="en-GB"/>
        </w:rPr>
      </w:pPr>
      <w:r>
        <w:rPr>
          <w:lang w:val="en-US"/>
        </w:rPr>
        <w:t>Project 3: MLOps Model Card System for Analytics Team</w:t>
      </w:r>
    </w:p>
    <w:p w14:paraId="1155C78D" w14:textId="77777777" w:rsidR="002B5E43" w:rsidRDefault="002B5E43" w:rsidP="002B5E43">
      <w:pPr>
        <w:pStyle w:val="NormalWeb"/>
      </w:pPr>
      <w:r>
        <w:rPr>
          <w:b/>
          <w:bCs/>
        </w:rPr>
        <w:t>Project Overview:</w:t>
      </w:r>
      <w:r>
        <w:t xml:space="preserve"> Architected and built a foundational "Model Card" system specifically for the company's multi-disciplinary analytics team to bridge the gap between </w:t>
      </w:r>
      <w:r>
        <w:rPr>
          <w:b/>
          <w:bCs/>
        </w:rPr>
        <w:t>Data Linguists, Computational DL Specialists, and Speech Scientists.</w:t>
      </w:r>
    </w:p>
    <w:p w14:paraId="22D52C37" w14:textId="77777777" w:rsidR="002B5E43" w:rsidRDefault="002B5E43" w:rsidP="002B5E43">
      <w:pPr>
        <w:pStyle w:val="NormalWeb"/>
      </w:pPr>
      <w:r>
        <w:rPr>
          <w:b/>
          <w:bCs/>
        </w:rPr>
        <w:t>Key Contributions:</w:t>
      </w:r>
    </w:p>
    <w:p w14:paraId="670DF21A" w14:textId="77777777" w:rsidR="002B5E43" w:rsidRDefault="002B5E43" w:rsidP="00CE04D6">
      <w:pPr>
        <w:pStyle w:val="NormalWeb"/>
        <w:numPr>
          <w:ilvl w:val="0"/>
          <w:numId w:val="77"/>
        </w:numPr>
        <w:spacing w:line="240" w:lineRule="auto"/>
      </w:pPr>
      <w:r>
        <w:t xml:space="preserve">Independently designed the complete </w:t>
      </w:r>
      <w:r>
        <w:rPr>
          <w:b/>
          <w:bCs/>
        </w:rPr>
        <w:t>database schema</w:t>
      </w:r>
      <w:r>
        <w:t xml:space="preserve"> for the Model Card Evaluation System, creating a flexible foundation to capture diverse metrics relevant to different specialists.</w:t>
      </w:r>
    </w:p>
    <w:p w14:paraId="1D0DAB29" w14:textId="77777777" w:rsidR="002B5E43" w:rsidRDefault="002B5E43" w:rsidP="00CE04D6">
      <w:pPr>
        <w:pStyle w:val="NormalWeb"/>
        <w:numPr>
          <w:ilvl w:val="0"/>
          <w:numId w:val="77"/>
        </w:numPr>
        <w:spacing w:line="240" w:lineRule="auto"/>
      </w:pPr>
      <w:r>
        <w:lastRenderedPageBreak/>
        <w:t>Developed the backend services and REST APIs to allow team members to programmatically log, retrieve, and compare model metadata and performance results.</w:t>
      </w:r>
    </w:p>
    <w:p w14:paraId="306C03F6" w14:textId="77777777" w:rsidR="002B5E43" w:rsidRDefault="002B5E43" w:rsidP="00CE04D6">
      <w:pPr>
        <w:pStyle w:val="NormalWeb"/>
        <w:numPr>
          <w:ilvl w:val="0"/>
          <w:numId w:val="77"/>
        </w:numPr>
        <w:spacing w:line="240" w:lineRule="auto"/>
      </w:pPr>
      <w:r>
        <w:t>Championed the use of AI tools to automate the generation of boilerplate code, significantly speeding up the initial development phase of the system.</w:t>
      </w:r>
    </w:p>
    <w:p w14:paraId="3AE0B375" w14:textId="77777777" w:rsidR="002B5E43" w:rsidRDefault="002B5E43" w:rsidP="002B5E43">
      <w:pPr>
        <w:pStyle w:val="NormalWeb"/>
      </w:pPr>
      <w:r>
        <w:rPr>
          <w:b/>
          <w:bCs/>
        </w:rPr>
        <w:t>Technologies Used:</w:t>
      </w:r>
    </w:p>
    <w:p w14:paraId="59516718" w14:textId="77777777" w:rsidR="002B5E43" w:rsidRDefault="002B5E43" w:rsidP="00CE04D6">
      <w:pPr>
        <w:pStyle w:val="NormalWeb"/>
        <w:numPr>
          <w:ilvl w:val="0"/>
          <w:numId w:val="78"/>
        </w:numPr>
        <w:spacing w:line="240" w:lineRule="auto"/>
      </w:pPr>
      <w:r>
        <w:rPr>
          <w:b/>
          <w:bCs/>
        </w:rPr>
        <w:t>Backend:</w:t>
      </w:r>
      <w:r>
        <w:t xml:space="preserve"> Python (FastAPI)</w:t>
      </w:r>
    </w:p>
    <w:p w14:paraId="22ECEA86" w14:textId="77777777" w:rsidR="002B5E43" w:rsidRDefault="002B5E43" w:rsidP="00CE04D6">
      <w:pPr>
        <w:pStyle w:val="NormalWeb"/>
        <w:numPr>
          <w:ilvl w:val="0"/>
          <w:numId w:val="78"/>
        </w:numPr>
        <w:spacing w:line="240" w:lineRule="auto"/>
      </w:pPr>
      <w:r>
        <w:rPr>
          <w:b/>
          <w:bCs/>
        </w:rPr>
        <w:t>Database:</w:t>
      </w:r>
      <w:r>
        <w:t xml:space="preserve"> PostgreSQL / MongoDB</w:t>
      </w:r>
    </w:p>
    <w:p w14:paraId="75EDD23F" w14:textId="2ABE05DB" w:rsidR="002B5E43" w:rsidRDefault="002B5E43" w:rsidP="00CE04D6">
      <w:pPr>
        <w:pStyle w:val="NormalWeb"/>
        <w:numPr>
          <w:ilvl w:val="0"/>
          <w:numId w:val="78"/>
        </w:numPr>
        <w:spacing w:line="240" w:lineRule="auto"/>
      </w:pPr>
      <w:r>
        <w:rPr>
          <w:b/>
          <w:bCs/>
        </w:rPr>
        <w:t>DevOps:</w:t>
      </w:r>
      <w:r>
        <w:t xml:space="preserve"> Docker, AWS</w:t>
      </w:r>
    </w:p>
    <w:p w14:paraId="3FA7A43C" w14:textId="77777777" w:rsidR="002B5E43" w:rsidRDefault="002B5E43" w:rsidP="00CE04D6">
      <w:pPr>
        <w:pStyle w:val="NormalWeb"/>
        <w:numPr>
          <w:ilvl w:val="0"/>
          <w:numId w:val="78"/>
        </w:numPr>
        <w:spacing w:line="240" w:lineRule="auto"/>
      </w:pPr>
      <w:r>
        <w:rPr>
          <w:b/>
          <w:bCs/>
        </w:rPr>
        <w:t>AI-Assisted Development:</w:t>
      </w:r>
      <w:r>
        <w:t xml:space="preserve"> GitHub Copilot</w:t>
      </w:r>
    </w:p>
    <w:p w14:paraId="1D547A79" w14:textId="77777777" w:rsidR="002B5E43" w:rsidRDefault="002B5E43" w:rsidP="002B5E43">
      <w:pPr>
        <w:pStyle w:val="NormalWeb"/>
      </w:pPr>
      <w:r>
        <w:rPr>
          <w:b/>
          <w:bCs/>
        </w:rPr>
        <w:t>Impact:</w:t>
      </w:r>
    </w:p>
    <w:p w14:paraId="4CEB4448" w14:textId="77777777" w:rsidR="002B5E43" w:rsidRDefault="002B5E43" w:rsidP="00CE04D6">
      <w:pPr>
        <w:pStyle w:val="NormalWeb"/>
        <w:numPr>
          <w:ilvl w:val="0"/>
          <w:numId w:val="79"/>
        </w:numPr>
        <w:spacing w:line="240" w:lineRule="auto"/>
      </w:pPr>
      <w:r>
        <w:rPr>
          <w:b/>
          <w:bCs/>
        </w:rPr>
        <w:t>Fostered Cross-Functional Collaboration:</w:t>
      </w:r>
      <w:r>
        <w:t xml:space="preserve"> Created a common language and a single source of truth for a diverse team of specialists to collaboratively evaluate models.</w:t>
      </w:r>
    </w:p>
    <w:p w14:paraId="78A74D34" w14:textId="77777777" w:rsidR="002B5E43" w:rsidRDefault="002B5E43" w:rsidP="00CE04D6">
      <w:pPr>
        <w:pStyle w:val="NormalWeb"/>
        <w:numPr>
          <w:ilvl w:val="0"/>
          <w:numId w:val="79"/>
        </w:numPr>
        <w:spacing w:line="240" w:lineRule="auto"/>
      </w:pPr>
      <w:r>
        <w:rPr>
          <w:b/>
          <w:bCs/>
        </w:rPr>
        <w:t>Empowered Subject-Matter Experts:</w:t>
      </w:r>
      <w:r>
        <w:t xml:space="preserve"> Enabled Data Linguists and Speech Scientists to directly visualize and analyze model performance without needing to interpret raw code.</w:t>
      </w:r>
    </w:p>
    <w:p w14:paraId="3E900348" w14:textId="3EB10548" w:rsidR="00DF1666" w:rsidRDefault="002B5E43" w:rsidP="536BCF33">
      <w:pPr>
        <w:pStyle w:val="NormalWeb"/>
        <w:numPr>
          <w:ilvl w:val="0"/>
          <w:numId w:val="79"/>
        </w:numPr>
        <w:spacing w:line="240" w:lineRule="auto"/>
      </w:pPr>
      <w:r>
        <w:rPr>
          <w:b/>
          <w:bCs/>
        </w:rPr>
        <w:t>Accelerated R&amp;D Cycles:</w:t>
      </w:r>
      <w:r>
        <w:t xml:space="preserve"> Streamlined the collaborative feedback loop between computational DL specialists and domain experts, leading to faster, more informed model improvements.</w:t>
        <w:br w:type="page"/>
      </w:r>
    </w:p>
    <w:p w14:paraId="7A5F6966" w14:textId="5A95EF74" w:rsidR="00DF1666" w:rsidRDefault="350D3CA0" w:rsidP="536BCF33">
      <w:pPr>
        <w:pStyle w:val="Heading2"/>
        <w:rPr>
          <w:rFonts w:eastAsiaTheme="minorEastAsia"/>
          <w:lang w:val="en-IN"/>
        </w:rPr>
      </w:pPr>
      <w:r>
        <w:rPr>
          <w:rFonts w:eastAsiaTheme="minorEastAsia"/>
          <w:lang w:val="en-IN"/>
        </w:rPr>
        <w:lastRenderedPageBreak/>
        <w:t>Software Engineer | NovaSignal/NeuraSignal | Bangalore, India | Nov 2020 – Nov 2024</w:t>
      </w:r>
    </w:p>
    <w:p w14:paraId="69725F0D" w14:textId="629170F9" w:rsidR="001839DB" w:rsidRDefault="001839DB" w:rsidP="001839DB">
      <w:pPr>
        <w:pStyle w:val="Heading3"/>
        <w:rPr>
          <w:rFonts w:eastAsiaTheme="minorEastAsia"/>
        </w:rPr>
      </w:pPr>
      <w:r>
        <w:rPr>
          <w:rFonts w:eastAsiaTheme="minorEastAsia"/>
        </w:rPr>
        <w:t>Centralized Telemetry</w:t>
      </w:r>
    </w:p>
    <w:p w14:paraId="45BE6121" w14:textId="300A5A20" w:rsidR="00472101" w:rsidRDefault="00472101" w:rsidP="00472101">
      <w:pPr>
        <w:rPr>
          <w:rFonts w:eastAsiaTheme="minorEastAsia"/>
          <w:lang w:val="x-none" w:eastAsia="x-none"/>
        </w:rPr>
      </w:pPr>
      <w:r>
        <w:rPr>
          <w:rFonts w:eastAsiaTheme="minorEastAsia"/>
          <w:lang w:val="x-none" w:eastAsia="x-none"/>
        </w:rPr>
        <w:t>Aug 2024 – Present</w:t>
      </w:r>
    </w:p>
    <w:p w14:paraId="54FD29AF" w14:textId="77777777" w:rsidR="00275475" w:rsidRPr="00275475" w:rsidRDefault="00275475" w:rsidP="009516B5">
      <w:pPr>
        <w:rPr>
          <w:rFonts w:eastAsiaTheme="minorEastAsia"/>
          <w:lang w:val="en-IN"/>
        </w:rPr>
      </w:pPr>
      <w:r>
        <w:rPr>
          <w:rFonts w:eastAsiaTheme="minorEastAsia"/>
          <w:b/>
          <w:bCs/>
          <w:lang w:val="en-IN"/>
        </w:rPr>
        <w:t>Project Overview:</w:t>
      </w:r>
      <w:r>
        <w:rPr>
          <w:rFonts w:eastAsiaTheme="minorEastAsia"/>
          <w:lang w:val="en-IN"/>
        </w:rPr>
        <w:br/>
        <w:t>Developed a centralized telemetry and logging architecture for the NovaGuide robotic systems, streamlining data collection, storage, and analysis by leveraging Google Cloud Platform (GCP). This new system enabled real-time monitoring, predictive maintenance, and remote diagnostics, replacing manual, device-level diagnostics.</w:t>
      </w:r>
    </w:p>
    <w:p w14:paraId="0F34F365" w14:textId="77777777" w:rsidR="00275475" w:rsidRPr="00275475" w:rsidRDefault="00275475" w:rsidP="009516B5">
      <w:pPr>
        <w:rPr>
          <w:rFonts w:eastAsiaTheme="minorEastAsia"/>
          <w:lang w:val="en-IN"/>
        </w:rPr>
      </w:pPr>
      <w:r>
        <w:rPr>
          <w:rFonts w:eastAsiaTheme="minorEastAsia"/>
          <w:b/>
          <w:bCs/>
          <w:lang w:val="en-IN"/>
        </w:rPr>
        <w:t>Key Contributions:</w:t>
      </w:r>
    </w:p>
    <w:p w14:paraId="7D6A34D7" w14:textId="77777777" w:rsidR="00275475" w:rsidRPr="009516B5" w:rsidRDefault="00275475" w:rsidP="00CE04D6">
      <w:pPr>
        <w:pStyle w:val="ListParagraph"/>
        <w:numPr>
          <w:ilvl w:val="0"/>
          <w:numId w:val="25"/>
        </w:numPr>
        <w:rPr>
          <w:rFonts w:eastAsiaTheme="minorEastAsia"/>
          <w:lang w:val="en-IN"/>
        </w:rPr>
      </w:pPr>
      <w:r>
        <w:rPr>
          <w:rFonts w:eastAsiaTheme="minorEastAsia"/>
          <w:b/>
          <w:bCs/>
          <w:lang w:val="en-IN"/>
        </w:rPr>
        <w:t>Architectural Design:</w:t>
      </w:r>
      <w:r>
        <w:rPr>
          <w:rFonts w:eastAsiaTheme="minorEastAsia"/>
          <w:lang w:val="en-IN"/>
        </w:rPr>
        <w:t xml:space="preserve"> Designed a scalable, serverless architecture on GCP, using Cloud Run, Cloud Logging, and BigQuery to centralize telemetry and log data collection.</w:t>
      </w:r>
    </w:p>
    <w:p w14:paraId="6E7A236C" w14:textId="77777777" w:rsidR="00275475" w:rsidRPr="009516B5" w:rsidRDefault="00275475" w:rsidP="00CE04D6">
      <w:pPr>
        <w:pStyle w:val="ListParagraph"/>
        <w:numPr>
          <w:ilvl w:val="0"/>
          <w:numId w:val="25"/>
        </w:numPr>
        <w:rPr>
          <w:rFonts w:eastAsiaTheme="minorEastAsia"/>
          <w:lang w:val="en-IN"/>
        </w:rPr>
      </w:pPr>
      <w:r>
        <w:rPr>
          <w:rFonts w:eastAsiaTheme="minorEastAsia"/>
          <w:b/>
          <w:bCs/>
          <w:lang w:val="en-IN"/>
        </w:rPr>
        <w:t>Data Ingestion and Transformation:</w:t>
      </w:r>
      <w:r>
        <w:rPr>
          <w:rFonts w:eastAsiaTheme="minorEastAsia"/>
          <w:lang w:val="en-IN"/>
        </w:rPr>
        <w:t xml:space="preserve"> Implemented a Cloud Run service to securely ingest telemetry and log data over HTTPS, standardize formats (JSON), and parse for downstream processing.</w:t>
      </w:r>
    </w:p>
    <w:p w14:paraId="5EADE83C" w14:textId="77777777" w:rsidR="00275475" w:rsidRPr="009516B5" w:rsidRDefault="00275475" w:rsidP="00CE04D6">
      <w:pPr>
        <w:pStyle w:val="ListParagraph"/>
        <w:numPr>
          <w:ilvl w:val="0"/>
          <w:numId w:val="25"/>
        </w:numPr>
        <w:rPr>
          <w:rFonts w:eastAsiaTheme="minorEastAsia"/>
          <w:lang w:val="en-IN"/>
        </w:rPr>
      </w:pPr>
      <w:r>
        <w:rPr>
          <w:rFonts w:eastAsiaTheme="minorEastAsia"/>
          <w:b/>
          <w:bCs/>
          <w:lang w:val="en-IN"/>
        </w:rPr>
        <w:t>Real-Time Monitoring &amp; Alerts:</w:t>
      </w:r>
      <w:r>
        <w:rPr>
          <w:rFonts w:eastAsiaTheme="minorEastAsia"/>
          <w:lang w:val="en-IN"/>
        </w:rPr>
        <w:t xml:space="preserve"> Integrated Cloud Monitoring and Metrics Explorer for real-time insights, anomaly detection, and system health monitoring.</w:t>
      </w:r>
    </w:p>
    <w:p w14:paraId="50B32554" w14:textId="77777777" w:rsidR="00275475" w:rsidRPr="009516B5" w:rsidRDefault="00275475" w:rsidP="00CE04D6">
      <w:pPr>
        <w:pStyle w:val="ListParagraph"/>
        <w:numPr>
          <w:ilvl w:val="0"/>
          <w:numId w:val="25"/>
        </w:numPr>
        <w:rPr>
          <w:rFonts w:eastAsiaTheme="minorEastAsia"/>
          <w:lang w:val="en-IN"/>
        </w:rPr>
      </w:pPr>
      <w:r>
        <w:rPr>
          <w:rFonts w:eastAsiaTheme="minorEastAsia"/>
          <w:b/>
          <w:bCs/>
          <w:lang w:val="en-IN"/>
        </w:rPr>
        <w:t>Predictive Maintenance &amp; Analytics:</w:t>
      </w:r>
      <w:r>
        <w:rPr>
          <w:rFonts w:eastAsiaTheme="minorEastAsia"/>
          <w:lang w:val="en-IN"/>
        </w:rPr>
        <w:t xml:space="preserve"> Utilized BigQuery for long-term storage and advanced analytics, enabling time-series analysis and machine learning-driven predictive maintenance.</w:t>
      </w:r>
    </w:p>
    <w:p w14:paraId="03ABF810" w14:textId="77777777" w:rsidR="00275475" w:rsidRPr="009516B5" w:rsidRDefault="00275475" w:rsidP="00CE04D6">
      <w:pPr>
        <w:pStyle w:val="ListParagraph"/>
        <w:numPr>
          <w:ilvl w:val="0"/>
          <w:numId w:val="25"/>
        </w:numPr>
        <w:rPr>
          <w:rFonts w:eastAsiaTheme="minorEastAsia"/>
          <w:lang w:val="en-IN"/>
        </w:rPr>
      </w:pPr>
      <w:r>
        <w:rPr>
          <w:rFonts w:eastAsiaTheme="minorEastAsia"/>
          <w:b/>
          <w:bCs/>
          <w:lang w:val="en-IN"/>
        </w:rPr>
        <w:t>Security &amp; Compliance:</w:t>
      </w:r>
      <w:r>
        <w:rPr>
          <w:rFonts w:eastAsiaTheme="minorEastAsia"/>
          <w:lang w:val="en-IN"/>
        </w:rPr>
        <w:t xml:space="preserve"> Ensured secure data transmission and compliance with HIPAA using robust authentication, encryption, and authorization.</w:t>
      </w:r>
    </w:p>
    <w:p w14:paraId="77582A8B" w14:textId="77777777" w:rsidR="00275475" w:rsidRPr="009516B5" w:rsidRDefault="00275475" w:rsidP="00CE04D6">
      <w:pPr>
        <w:pStyle w:val="ListParagraph"/>
        <w:numPr>
          <w:ilvl w:val="0"/>
          <w:numId w:val="25"/>
        </w:numPr>
        <w:rPr>
          <w:rFonts w:eastAsiaTheme="minorEastAsia"/>
          <w:lang w:val="en-IN"/>
        </w:rPr>
      </w:pPr>
      <w:r>
        <w:rPr>
          <w:rFonts w:eastAsiaTheme="minorEastAsia"/>
          <w:b/>
          <w:bCs/>
          <w:lang w:val="en-IN"/>
        </w:rPr>
        <w:t>Cost Efficiency &amp; Scalability:</w:t>
      </w:r>
      <w:r>
        <w:rPr>
          <w:rFonts w:eastAsiaTheme="minorEastAsia"/>
          <w:lang w:val="en-IN"/>
        </w:rPr>
        <w:t xml:space="preserve"> Leveraged serverless infrastructure to reduce operational costs, handle varying data volumes from multiple hospitals, and support auto-scaling.</w:t>
      </w:r>
    </w:p>
    <w:p w14:paraId="0C650133" w14:textId="77777777" w:rsidR="00275475" w:rsidRPr="00275475" w:rsidRDefault="00275475" w:rsidP="009516B5">
      <w:pPr>
        <w:rPr>
          <w:rFonts w:eastAsiaTheme="minorEastAsia"/>
          <w:lang w:val="en-IN"/>
        </w:rPr>
      </w:pPr>
      <w:r>
        <w:rPr>
          <w:rFonts w:eastAsiaTheme="minorEastAsia"/>
          <w:b/>
          <w:bCs/>
          <w:lang w:val="en-IN"/>
        </w:rPr>
        <w:t>Technologies Used:</w:t>
      </w:r>
    </w:p>
    <w:p w14:paraId="19EBA7D1" w14:textId="77777777" w:rsidR="00275475" w:rsidRPr="009516B5" w:rsidRDefault="00275475" w:rsidP="00CE04D6">
      <w:pPr>
        <w:pStyle w:val="ListParagraph"/>
        <w:numPr>
          <w:ilvl w:val="0"/>
          <w:numId w:val="26"/>
        </w:numPr>
        <w:rPr>
          <w:rFonts w:eastAsiaTheme="minorEastAsia"/>
          <w:lang w:val="en-IN"/>
        </w:rPr>
      </w:pPr>
      <w:r>
        <w:rPr>
          <w:rFonts w:eastAsiaTheme="minorEastAsia"/>
          <w:b/>
          <w:bCs/>
          <w:lang w:val="en-IN"/>
        </w:rPr>
        <w:t>Google Cloud Platform:</w:t>
      </w:r>
      <w:r>
        <w:rPr>
          <w:rFonts w:eastAsiaTheme="minorEastAsia"/>
          <w:lang w:val="en-IN"/>
        </w:rPr>
        <w:t xml:space="preserve"> Cloud Run, BigQuery, Cloud Logging, Metrics Explorer, and Cloud Monitoring.</w:t>
      </w:r>
    </w:p>
    <w:p w14:paraId="0091CFCD" w14:textId="77777777" w:rsidR="00275475" w:rsidRPr="009516B5" w:rsidRDefault="00275475" w:rsidP="00CE04D6">
      <w:pPr>
        <w:pStyle w:val="ListParagraph"/>
        <w:numPr>
          <w:ilvl w:val="0"/>
          <w:numId w:val="26"/>
        </w:numPr>
        <w:rPr>
          <w:rFonts w:eastAsiaTheme="minorEastAsia"/>
          <w:lang w:val="en-IN"/>
        </w:rPr>
      </w:pPr>
      <w:r>
        <w:rPr>
          <w:rFonts w:eastAsiaTheme="minorEastAsia"/>
          <w:b/>
          <w:bCs/>
          <w:lang w:val="en-IN"/>
        </w:rPr>
        <w:t>Programming Languages &amp; Tools:</w:t>
      </w:r>
      <w:r>
        <w:rPr>
          <w:rFonts w:eastAsiaTheme="minorEastAsia"/>
          <w:lang w:val="en-IN"/>
        </w:rPr>
        <w:t xml:space="preserve"> Python, Docker (for containerized services), HTTPS, GCP IAM Policies.</w:t>
      </w:r>
    </w:p>
    <w:p w14:paraId="74DD9AE6" w14:textId="77777777" w:rsidR="00275475" w:rsidRPr="00275475" w:rsidRDefault="00275475" w:rsidP="009516B5">
      <w:pPr>
        <w:rPr>
          <w:rFonts w:eastAsiaTheme="minorEastAsia"/>
          <w:lang w:val="en-IN"/>
        </w:rPr>
      </w:pPr>
      <w:r>
        <w:rPr>
          <w:rFonts w:eastAsiaTheme="minorEastAsia"/>
          <w:b/>
          <w:bCs/>
          <w:lang w:val="en-IN"/>
        </w:rPr>
        <w:t>Impact:</w:t>
      </w:r>
      <w:r>
        <w:rPr>
          <w:rFonts w:eastAsiaTheme="minorEastAsia"/>
          <w:lang w:val="en-IN"/>
        </w:rPr>
        <w:br/>
        <w:t>Centralized telemetry and logging reduced on-site diagnostics, improved response times, enhanced system reliability, and enabled predictive maintenance. This led to lower operational costs and improved scalability across hospital deployments.</w:t>
      </w:r>
    </w:p>
    <w:p w14:paraId="093E5B16" w14:textId="77777777" w:rsidR="00A67DA7" w:rsidRDefault="00A67DA7" w:rsidP="004C66A8">
      <w:pPr>
        <w:pStyle w:val="Heading3"/>
        <w:rPr>
          <w:rFonts w:eastAsiaTheme="minorEastAsia"/>
        </w:rPr>
        <w:sectPr w:rsidR="00A67DA7" w:rsidSect="00DF1666">
          <w:pgSz w:w="11906" w:h="16838" w:code="9"/>
          <w:pgMar w:top="1440" w:right="1080" w:bottom="1440" w:left="1080" w:header="720" w:footer="720" w:gutter="0"/>
          <w:cols w:space="720"/>
          <w:docGrid w:linePitch="360"/>
        </w:sectPr>
      </w:pPr>
    </w:p>
    <w:p w14:paraId="7937A397" w14:textId="61F29EFC" w:rsidR="005534A0" w:rsidRPr="001839DB" w:rsidRDefault="004C66A8" w:rsidP="7ABBE672">
      <w:pPr>
        <w:pStyle w:val="Heading3"/>
        <w:rPr>
          <w:rFonts w:eastAsiaTheme="minorEastAsia"/>
          <w:lang w:val="en-US"/>
        </w:rPr>
      </w:pPr>
      <w:r>
        <w:rPr>
          <w:rFonts w:eastAsiaTheme="minorEastAsia"/>
          <w:lang w:val="en-US"/>
        </w:rPr>
        <w:lastRenderedPageBreak/>
        <w:t>AutoUI Testing</w:t>
      </w:r>
    </w:p>
    <w:p w14:paraId="4ED4C60A" w14:textId="73D55037" w:rsidR="00D03058" w:rsidRDefault="00B6394B" w:rsidP="00DF1666">
      <w:pPr>
        <w:rPr>
          <w:rFonts w:eastAsiaTheme="minorEastAsia"/>
          <w:sz w:val="22"/>
          <w:szCs w:val="20"/>
          <w:lang w:val="en-IN"/>
        </w:rPr>
      </w:pPr>
      <w:r>
        <w:rPr>
          <w:rFonts w:eastAsiaTheme="minorEastAsia"/>
          <w:sz w:val="22"/>
          <w:szCs w:val="20"/>
          <w:lang w:val="en-IN"/>
        </w:rPr>
        <w:t>Mar 2024 – Jul 2024</w:t>
      </w:r>
    </w:p>
    <w:p w14:paraId="349C5037" w14:textId="77777777" w:rsidR="00B9713C" w:rsidRPr="00B9713C" w:rsidRDefault="00B9713C" w:rsidP="00B9713C">
      <w:pPr>
        <w:rPr>
          <w:rFonts w:eastAsiaTheme="minorEastAsia"/>
          <w:sz w:val="22"/>
          <w:szCs w:val="20"/>
          <w:lang w:val="en-IN"/>
        </w:rPr>
      </w:pPr>
      <w:r>
        <w:rPr>
          <w:rFonts w:eastAsiaTheme="minorEastAsia"/>
          <w:b/>
          <w:bCs/>
          <w:sz w:val="22"/>
          <w:szCs w:val="20"/>
          <w:lang w:val="en-IN"/>
        </w:rPr>
        <w:t>Project Overview:</w:t>
      </w:r>
    </w:p>
    <w:p w14:paraId="6BBE25B8" w14:textId="77777777" w:rsidR="00B9713C" w:rsidRPr="00B9713C" w:rsidRDefault="00B9713C" w:rsidP="00B9713C">
      <w:pPr>
        <w:rPr>
          <w:rFonts w:eastAsiaTheme="minorEastAsia"/>
          <w:sz w:val="22"/>
          <w:szCs w:val="20"/>
          <w:lang w:val="en-IN"/>
        </w:rPr>
      </w:pPr>
      <w:r>
        <w:rPr>
          <w:rFonts w:eastAsiaTheme="minorEastAsia"/>
          <w:sz w:val="22"/>
          <w:szCs w:val="20"/>
          <w:lang w:val="en-IN"/>
        </w:rPr>
        <w:t>As an Automation Test Engineer, I developed automated test scripts for a GUI application based on System Requirements Specifications (SRS). A key innovation was leveraging AI tools, including the OpenAI Assistant API, to automate the test script development process. This improved efficiency, reduced manual effort, and introduced new methods in test automation.</w:t>
      </w:r>
    </w:p>
    <w:p w14:paraId="78B9F894" w14:textId="77777777" w:rsidR="00B9713C" w:rsidRPr="00B9713C" w:rsidRDefault="00B9713C" w:rsidP="00B9713C">
      <w:pPr>
        <w:rPr>
          <w:rFonts w:eastAsiaTheme="minorEastAsia"/>
          <w:sz w:val="22"/>
          <w:szCs w:val="20"/>
          <w:lang w:val="en-IN"/>
        </w:rPr>
      </w:pPr>
      <w:r>
        <w:rPr>
          <w:rFonts w:eastAsiaTheme="minorEastAsia"/>
          <w:b/>
          <w:bCs/>
          <w:sz w:val="22"/>
          <w:szCs w:val="20"/>
          <w:lang w:val="en-IN"/>
        </w:rPr>
        <w:t>Key Contributions:</w:t>
      </w:r>
    </w:p>
    <w:p w14:paraId="118245F9" w14:textId="77777777" w:rsidR="00B9713C" w:rsidRPr="00E044FA" w:rsidRDefault="00B9713C" w:rsidP="00CE04D6">
      <w:pPr>
        <w:pStyle w:val="ListParagraph"/>
        <w:numPr>
          <w:ilvl w:val="0"/>
          <w:numId w:val="19"/>
        </w:numPr>
        <w:rPr>
          <w:rFonts w:eastAsiaTheme="minorEastAsia"/>
          <w:sz w:val="22"/>
          <w:szCs w:val="20"/>
          <w:lang w:val="en-IN"/>
        </w:rPr>
      </w:pPr>
      <w:r>
        <w:rPr>
          <w:rFonts w:eastAsiaTheme="minorEastAsia"/>
          <w:b/>
          <w:bCs/>
          <w:sz w:val="22"/>
          <w:szCs w:val="20"/>
          <w:lang w:val="en-IN"/>
        </w:rPr>
        <w:t>AI-Driven Test Automation:</w:t>
      </w:r>
      <w:r>
        <w:rPr>
          <w:rFonts w:eastAsiaTheme="minorEastAsia"/>
          <w:sz w:val="22"/>
          <w:szCs w:val="20"/>
          <w:lang w:val="en-IN"/>
        </w:rPr>
        <w:t xml:space="preserve"> Used the OpenAI Assistant API and other AI tools to automate test script creation, significantly reducing development time.</w:t>
      </w:r>
    </w:p>
    <w:p w14:paraId="4DC30CD7" w14:textId="77777777" w:rsidR="00B9713C" w:rsidRPr="00E044FA" w:rsidRDefault="00B9713C" w:rsidP="00CE04D6">
      <w:pPr>
        <w:pStyle w:val="ListParagraph"/>
        <w:numPr>
          <w:ilvl w:val="0"/>
          <w:numId w:val="19"/>
        </w:numPr>
        <w:rPr>
          <w:rFonts w:eastAsiaTheme="minorEastAsia"/>
          <w:sz w:val="22"/>
          <w:szCs w:val="20"/>
          <w:lang w:val="en-IN"/>
        </w:rPr>
      </w:pPr>
      <w:r>
        <w:rPr>
          <w:rFonts w:eastAsiaTheme="minorEastAsia"/>
          <w:b/>
          <w:bCs/>
          <w:sz w:val="22"/>
          <w:szCs w:val="20"/>
          <w:lang w:val="en-IN"/>
        </w:rPr>
        <w:t>Developed Automated Test Scripts:</w:t>
      </w:r>
      <w:r>
        <w:rPr>
          <w:rFonts w:eastAsiaTheme="minorEastAsia"/>
          <w:sz w:val="22"/>
          <w:szCs w:val="20"/>
          <w:lang w:val="en-IN"/>
        </w:rPr>
        <w:t xml:space="preserve"> Created test scripts using Python, PyTest, and Pywinauto, covering all SRS items.</w:t>
      </w:r>
    </w:p>
    <w:p w14:paraId="4ED07476" w14:textId="77777777" w:rsidR="00B9713C" w:rsidRPr="00E044FA" w:rsidRDefault="00B9713C" w:rsidP="00CE04D6">
      <w:pPr>
        <w:pStyle w:val="ListParagraph"/>
        <w:numPr>
          <w:ilvl w:val="0"/>
          <w:numId w:val="19"/>
        </w:numPr>
        <w:rPr>
          <w:rFonts w:eastAsiaTheme="minorEastAsia"/>
          <w:sz w:val="22"/>
          <w:szCs w:val="20"/>
          <w:lang w:val="en-IN"/>
        </w:rPr>
      </w:pPr>
      <w:r>
        <w:rPr>
          <w:rFonts w:eastAsiaTheme="minorEastAsia"/>
          <w:b/>
          <w:bCs/>
          <w:sz w:val="22"/>
          <w:szCs w:val="20"/>
          <w:lang w:val="en-IN"/>
        </w:rPr>
        <w:t>Optimized Testing Framework:</w:t>
      </w:r>
      <w:r>
        <w:rPr>
          <w:rFonts w:eastAsiaTheme="minorEastAsia"/>
          <w:sz w:val="22"/>
          <w:szCs w:val="20"/>
          <w:lang w:val="en-IN"/>
        </w:rPr>
        <w:t xml:space="preserve"> Improved the framework by integrating AI-generated code, creating reusable helper functions, and following best coding practices.</w:t>
      </w:r>
    </w:p>
    <w:p w14:paraId="2E10C356" w14:textId="77777777" w:rsidR="00B9713C" w:rsidRPr="00E044FA" w:rsidRDefault="00B9713C" w:rsidP="00CE04D6">
      <w:pPr>
        <w:pStyle w:val="ListParagraph"/>
        <w:numPr>
          <w:ilvl w:val="0"/>
          <w:numId w:val="19"/>
        </w:numPr>
        <w:rPr>
          <w:rFonts w:eastAsiaTheme="minorEastAsia"/>
          <w:sz w:val="22"/>
          <w:szCs w:val="20"/>
          <w:lang w:val="en-IN"/>
        </w:rPr>
      </w:pPr>
      <w:r>
        <w:rPr>
          <w:rFonts w:eastAsiaTheme="minorEastAsia"/>
          <w:b/>
          <w:bCs/>
          <w:sz w:val="22"/>
          <w:szCs w:val="20"/>
          <w:lang w:val="en-IN"/>
        </w:rPr>
        <w:t>Advanced Testing Strategies:</w:t>
      </w:r>
      <w:r>
        <w:rPr>
          <w:rFonts w:eastAsiaTheme="minorEastAsia"/>
          <w:sz w:val="22"/>
          <w:szCs w:val="20"/>
          <w:lang w:val="en-IN"/>
        </w:rPr>
        <w:t xml:space="preserve"> Utilized AI-driven parameterization and PyTest markers to test across multiple configurations and scenarios.</w:t>
      </w:r>
    </w:p>
    <w:p w14:paraId="5422865E" w14:textId="77777777" w:rsidR="00B9713C" w:rsidRPr="00E044FA" w:rsidRDefault="00B9713C" w:rsidP="00CE04D6">
      <w:pPr>
        <w:pStyle w:val="ListParagraph"/>
        <w:numPr>
          <w:ilvl w:val="0"/>
          <w:numId w:val="19"/>
        </w:numPr>
        <w:rPr>
          <w:rFonts w:eastAsiaTheme="minorEastAsia"/>
          <w:sz w:val="22"/>
          <w:szCs w:val="20"/>
          <w:lang w:val="en-IN"/>
        </w:rPr>
      </w:pPr>
      <w:r>
        <w:rPr>
          <w:rFonts w:eastAsiaTheme="minorEastAsia"/>
          <w:b/>
          <w:bCs/>
          <w:sz w:val="22"/>
          <w:szCs w:val="20"/>
          <w:lang w:val="en-IN"/>
        </w:rPr>
        <w:t>GUI Automation:</w:t>
      </w:r>
      <w:r>
        <w:rPr>
          <w:rFonts w:eastAsiaTheme="minorEastAsia"/>
          <w:sz w:val="22"/>
          <w:szCs w:val="20"/>
          <w:lang w:val="en-IN"/>
        </w:rPr>
        <w:t xml:space="preserve"> Automated user interface interactions using Inspect.exe and Windows Simulator, streamlining the testing process.</w:t>
      </w:r>
    </w:p>
    <w:p w14:paraId="4B89B2F8" w14:textId="77777777" w:rsidR="00B9713C" w:rsidRPr="00E044FA" w:rsidRDefault="00B9713C" w:rsidP="00CE04D6">
      <w:pPr>
        <w:pStyle w:val="ListParagraph"/>
        <w:numPr>
          <w:ilvl w:val="0"/>
          <w:numId w:val="19"/>
        </w:numPr>
        <w:rPr>
          <w:rFonts w:eastAsiaTheme="minorEastAsia"/>
          <w:sz w:val="22"/>
          <w:szCs w:val="20"/>
          <w:lang w:val="en-IN"/>
        </w:rPr>
      </w:pPr>
      <w:r>
        <w:rPr>
          <w:rFonts w:eastAsiaTheme="minorEastAsia"/>
          <w:b/>
          <w:bCs/>
          <w:sz w:val="22"/>
          <w:szCs w:val="20"/>
          <w:lang w:val="en-IN"/>
        </w:rPr>
        <w:t>Collaboration and Version Control:</w:t>
      </w:r>
      <w:r>
        <w:rPr>
          <w:rFonts w:eastAsiaTheme="minorEastAsia"/>
          <w:sz w:val="22"/>
          <w:szCs w:val="20"/>
          <w:lang w:val="en-IN"/>
        </w:rPr>
        <w:t xml:space="preserve"> Used Git for version control, integrated AI-generated scripts, and collaborated with the team on code reviews.</w:t>
      </w:r>
    </w:p>
    <w:p w14:paraId="7CA3A05E" w14:textId="77777777" w:rsidR="00B9713C" w:rsidRPr="00B9713C" w:rsidRDefault="00B9713C" w:rsidP="00B9713C">
      <w:pPr>
        <w:rPr>
          <w:rFonts w:eastAsiaTheme="minorEastAsia"/>
          <w:sz w:val="22"/>
          <w:szCs w:val="20"/>
          <w:lang w:val="en-IN"/>
        </w:rPr>
      </w:pPr>
      <w:r>
        <w:rPr>
          <w:rFonts w:eastAsiaTheme="minorEastAsia"/>
          <w:b/>
          <w:bCs/>
          <w:sz w:val="22"/>
          <w:szCs w:val="20"/>
          <w:lang w:val="en-IN"/>
        </w:rPr>
        <w:t>Technologies Used:</w:t>
      </w:r>
    </w:p>
    <w:p w14:paraId="2C4C32E8" w14:textId="77777777" w:rsidR="00B9713C" w:rsidRPr="00E044FA" w:rsidRDefault="00B9713C" w:rsidP="00CE04D6">
      <w:pPr>
        <w:pStyle w:val="ListParagraph"/>
        <w:numPr>
          <w:ilvl w:val="0"/>
          <w:numId w:val="20"/>
        </w:numPr>
        <w:rPr>
          <w:rFonts w:eastAsiaTheme="minorEastAsia"/>
          <w:sz w:val="22"/>
          <w:szCs w:val="20"/>
          <w:lang w:val="en-IN"/>
        </w:rPr>
      </w:pPr>
      <w:r>
        <w:rPr>
          <w:rFonts w:eastAsiaTheme="minorEastAsia"/>
          <w:b/>
          <w:bCs/>
          <w:sz w:val="22"/>
          <w:szCs w:val="20"/>
          <w:lang w:val="en-IN"/>
        </w:rPr>
        <w:t>Programming Languages:</w:t>
      </w:r>
      <w:r>
        <w:rPr>
          <w:rFonts w:eastAsiaTheme="minorEastAsia"/>
          <w:sz w:val="22"/>
          <w:szCs w:val="20"/>
          <w:lang w:val="en-IN"/>
        </w:rPr>
        <w:t xml:space="preserve"> Python</w:t>
      </w:r>
    </w:p>
    <w:p w14:paraId="0249B265" w14:textId="77777777" w:rsidR="00B9713C" w:rsidRPr="00E044FA" w:rsidRDefault="00B9713C" w:rsidP="00CE04D6">
      <w:pPr>
        <w:pStyle w:val="ListParagraph"/>
        <w:numPr>
          <w:ilvl w:val="0"/>
          <w:numId w:val="20"/>
        </w:numPr>
        <w:rPr>
          <w:rFonts w:eastAsiaTheme="minorEastAsia"/>
          <w:sz w:val="22"/>
          <w:szCs w:val="20"/>
          <w:lang w:val="en-IN"/>
        </w:rPr>
      </w:pPr>
      <w:r>
        <w:rPr>
          <w:rFonts w:eastAsiaTheme="minorEastAsia"/>
          <w:b/>
          <w:bCs/>
          <w:sz w:val="22"/>
          <w:szCs w:val="20"/>
          <w:lang w:val="en-IN"/>
        </w:rPr>
        <w:t>Testing Frameworks:</w:t>
      </w:r>
      <w:r>
        <w:rPr>
          <w:rFonts w:eastAsiaTheme="minorEastAsia"/>
          <w:sz w:val="22"/>
          <w:szCs w:val="20"/>
          <w:lang w:val="en-IN"/>
        </w:rPr>
        <w:t xml:space="preserve"> PyTest, Pywinauto</w:t>
      </w:r>
    </w:p>
    <w:p w14:paraId="604D8470" w14:textId="70EF7BC6" w:rsidR="00B9713C" w:rsidRPr="00E044FA" w:rsidRDefault="00B9713C" w:rsidP="00CE04D6">
      <w:pPr>
        <w:pStyle w:val="ListParagraph"/>
        <w:numPr>
          <w:ilvl w:val="0"/>
          <w:numId w:val="20"/>
        </w:numPr>
        <w:rPr>
          <w:rFonts w:eastAsiaTheme="minorEastAsia"/>
          <w:sz w:val="22"/>
          <w:szCs w:val="20"/>
          <w:lang w:val="en-IN"/>
        </w:rPr>
      </w:pPr>
      <w:r>
        <w:rPr>
          <w:rFonts w:eastAsiaTheme="minorEastAsia"/>
          <w:b/>
          <w:bCs/>
          <w:sz w:val="22"/>
          <w:szCs w:val="20"/>
          <w:lang w:val="en-IN"/>
        </w:rPr>
        <w:t>AI Tools:</w:t>
      </w:r>
      <w:r>
        <w:rPr>
          <w:rFonts w:eastAsiaTheme="minorEastAsia"/>
          <w:sz w:val="22"/>
          <w:szCs w:val="20"/>
          <w:lang w:val="en-IN"/>
        </w:rPr>
        <w:t xml:space="preserve"> OpenAI Assistant API, </w:t>
      </w:r>
      <w:r>
        <w:rPr>
          <w:rFonts w:eastAsiaTheme="minorEastAsia"/>
          <w:lang w:val="en-IN" w:eastAsia="x-none"/>
        </w:rPr>
        <w:t>Vision API, Vertex AI and other</w:t>
      </w:r>
      <w:r>
        <w:rPr>
          <w:rFonts w:eastAsiaTheme="minorEastAsia"/>
          <w:sz w:val="22"/>
          <w:szCs w:val="20"/>
          <w:lang w:val="en-IN"/>
        </w:rPr>
        <w:t xml:space="preserve"> AI automation tools</w:t>
      </w:r>
    </w:p>
    <w:p w14:paraId="18DE9BED" w14:textId="60B6B9F2" w:rsidR="00B9713C" w:rsidRPr="00E044FA" w:rsidRDefault="00B9713C" w:rsidP="00CE04D6">
      <w:pPr>
        <w:pStyle w:val="ListParagraph"/>
        <w:numPr>
          <w:ilvl w:val="0"/>
          <w:numId w:val="20"/>
        </w:numPr>
        <w:rPr>
          <w:rFonts w:eastAsiaTheme="minorEastAsia"/>
          <w:sz w:val="22"/>
          <w:szCs w:val="20"/>
          <w:lang w:val="en-IN"/>
        </w:rPr>
      </w:pPr>
      <w:r>
        <w:rPr>
          <w:rFonts w:eastAsiaTheme="minorEastAsia"/>
          <w:b/>
          <w:bCs/>
          <w:sz w:val="22"/>
          <w:szCs w:val="20"/>
          <w:lang w:val="en-IN"/>
        </w:rPr>
        <w:t>Development Tools:</w:t>
      </w:r>
      <w:r>
        <w:rPr>
          <w:rFonts w:eastAsiaTheme="minorEastAsia"/>
          <w:sz w:val="22"/>
          <w:szCs w:val="20"/>
          <w:lang w:val="en-IN"/>
        </w:rPr>
        <w:t xml:space="preserve"> Visual Studio Code, </w:t>
      </w:r>
    </w:p>
    <w:p w14:paraId="0ABE44BC" w14:textId="77777777" w:rsidR="00B9713C" w:rsidRPr="00B9713C" w:rsidRDefault="00B9713C" w:rsidP="00B9713C">
      <w:pPr>
        <w:rPr>
          <w:rFonts w:eastAsiaTheme="minorEastAsia"/>
          <w:sz w:val="22"/>
          <w:szCs w:val="20"/>
          <w:lang w:val="en-IN"/>
        </w:rPr>
      </w:pPr>
      <w:r>
        <w:rPr>
          <w:rFonts w:eastAsiaTheme="minorEastAsia"/>
          <w:b/>
          <w:bCs/>
          <w:sz w:val="22"/>
          <w:szCs w:val="20"/>
          <w:lang w:val="en-IN"/>
        </w:rPr>
        <w:t>Impact:</w:t>
      </w:r>
    </w:p>
    <w:p w14:paraId="405F8B88" w14:textId="77777777" w:rsidR="00B9713C" w:rsidRPr="00E044FA" w:rsidRDefault="00B9713C" w:rsidP="00CE04D6">
      <w:pPr>
        <w:pStyle w:val="ListParagraph"/>
        <w:numPr>
          <w:ilvl w:val="0"/>
          <w:numId w:val="21"/>
        </w:numPr>
        <w:rPr>
          <w:rFonts w:eastAsiaTheme="minorEastAsia"/>
          <w:sz w:val="22"/>
          <w:szCs w:val="20"/>
          <w:lang w:val="en-IN"/>
        </w:rPr>
      </w:pPr>
      <w:r>
        <w:rPr>
          <w:rFonts w:eastAsiaTheme="minorEastAsia"/>
          <w:b/>
          <w:bCs/>
          <w:sz w:val="22"/>
          <w:szCs w:val="20"/>
          <w:lang w:val="en-IN"/>
        </w:rPr>
        <w:t>Innovated Test Automation:</w:t>
      </w:r>
      <w:r>
        <w:rPr>
          <w:rFonts w:eastAsiaTheme="minorEastAsia"/>
          <w:sz w:val="22"/>
          <w:szCs w:val="20"/>
          <w:lang w:val="en-IN"/>
        </w:rPr>
        <w:t xml:space="preserve"> Introduced AI into test automation, reducing development time and enhancing efficiency.</w:t>
      </w:r>
    </w:p>
    <w:p w14:paraId="2C78B2D4" w14:textId="77777777" w:rsidR="00B9713C" w:rsidRPr="00E044FA" w:rsidRDefault="00B9713C" w:rsidP="00CE04D6">
      <w:pPr>
        <w:pStyle w:val="ListParagraph"/>
        <w:numPr>
          <w:ilvl w:val="0"/>
          <w:numId w:val="21"/>
        </w:numPr>
        <w:rPr>
          <w:rFonts w:eastAsiaTheme="minorEastAsia"/>
          <w:sz w:val="22"/>
          <w:szCs w:val="20"/>
          <w:lang w:val="en-IN"/>
        </w:rPr>
      </w:pPr>
      <w:r>
        <w:rPr>
          <w:rFonts w:eastAsiaTheme="minorEastAsia"/>
          <w:b/>
          <w:bCs/>
          <w:sz w:val="22"/>
          <w:szCs w:val="20"/>
          <w:lang w:val="en-IN"/>
        </w:rPr>
        <w:t>Improved Software Quality:</w:t>
      </w:r>
      <w:r>
        <w:rPr>
          <w:rFonts w:eastAsiaTheme="minorEastAsia"/>
          <w:sz w:val="22"/>
          <w:szCs w:val="20"/>
          <w:lang w:val="en-IN"/>
        </w:rPr>
        <w:t xml:space="preserve"> AI-assisted script generation increased testing coverage and software quality.</w:t>
      </w:r>
    </w:p>
    <w:p w14:paraId="2D71415D" w14:textId="77777777" w:rsidR="00B9713C" w:rsidRPr="00E044FA" w:rsidRDefault="00B9713C" w:rsidP="00CE04D6">
      <w:pPr>
        <w:pStyle w:val="ListParagraph"/>
        <w:numPr>
          <w:ilvl w:val="0"/>
          <w:numId w:val="21"/>
        </w:numPr>
        <w:rPr>
          <w:rFonts w:eastAsiaTheme="minorEastAsia"/>
          <w:sz w:val="22"/>
          <w:szCs w:val="20"/>
          <w:lang w:val="en-IN"/>
        </w:rPr>
      </w:pPr>
      <w:r>
        <w:rPr>
          <w:rFonts w:eastAsiaTheme="minorEastAsia"/>
          <w:b/>
          <w:bCs/>
          <w:sz w:val="22"/>
          <w:szCs w:val="20"/>
          <w:lang w:val="en-IN"/>
        </w:rPr>
        <w:t>Increased Efficiency:</w:t>
      </w:r>
      <w:r>
        <w:rPr>
          <w:rFonts w:eastAsiaTheme="minorEastAsia"/>
          <w:sz w:val="22"/>
          <w:szCs w:val="20"/>
          <w:lang w:val="en-IN"/>
        </w:rPr>
        <w:t xml:space="preserve"> Reduced manual effort and optimized test execution time, supporting quicker release cycles.</w:t>
      </w:r>
    </w:p>
    <w:p w14:paraId="6CE55829" w14:textId="77777777" w:rsidR="00B9713C" w:rsidRPr="00E044FA" w:rsidRDefault="00B9713C" w:rsidP="00CE04D6">
      <w:pPr>
        <w:pStyle w:val="ListParagraph"/>
        <w:numPr>
          <w:ilvl w:val="0"/>
          <w:numId w:val="21"/>
        </w:numPr>
        <w:rPr>
          <w:rFonts w:eastAsiaTheme="minorEastAsia"/>
          <w:sz w:val="22"/>
          <w:szCs w:val="20"/>
          <w:lang w:val="en-IN"/>
        </w:rPr>
      </w:pPr>
      <w:r>
        <w:rPr>
          <w:rFonts w:eastAsiaTheme="minorEastAsia"/>
          <w:b/>
          <w:bCs/>
          <w:sz w:val="22"/>
          <w:szCs w:val="20"/>
          <w:lang w:val="en-IN"/>
        </w:rPr>
        <w:t>Advanced Team Capabilities:</w:t>
      </w:r>
      <w:r>
        <w:rPr>
          <w:rFonts w:eastAsiaTheme="minorEastAsia"/>
          <w:sz w:val="22"/>
          <w:szCs w:val="20"/>
          <w:lang w:val="en-IN"/>
        </w:rPr>
        <w:t xml:space="preserve"> Encouraged AI adoption within the team, fostering innovation.</w:t>
      </w:r>
    </w:p>
    <w:p w14:paraId="357412C2" w14:textId="77777777" w:rsidR="00B9713C" w:rsidRPr="00E044FA" w:rsidRDefault="00B9713C" w:rsidP="00CE04D6">
      <w:pPr>
        <w:pStyle w:val="ListParagraph"/>
        <w:numPr>
          <w:ilvl w:val="0"/>
          <w:numId w:val="21"/>
        </w:numPr>
        <w:rPr>
          <w:rFonts w:eastAsiaTheme="minorEastAsia"/>
          <w:sz w:val="22"/>
          <w:szCs w:val="20"/>
          <w:lang w:val="en-IN"/>
        </w:rPr>
      </w:pPr>
      <w:r>
        <w:rPr>
          <w:rFonts w:eastAsiaTheme="minorEastAsia"/>
          <w:b/>
          <w:bCs/>
          <w:sz w:val="22"/>
          <w:szCs w:val="20"/>
          <w:lang w:val="en-IN"/>
        </w:rPr>
        <w:t>Ensured Compliance:</w:t>
      </w:r>
      <w:r>
        <w:rPr>
          <w:rFonts w:eastAsiaTheme="minorEastAsia"/>
          <w:sz w:val="22"/>
          <w:szCs w:val="20"/>
          <w:lang w:val="en-IN"/>
        </w:rPr>
        <w:t xml:space="preserve"> Verified that software met system requirements, aiding compliance and successful audits.</w:t>
      </w:r>
    </w:p>
    <w:p w14:paraId="014FF89E" w14:textId="77777777" w:rsidR="00B9713C" w:rsidRPr="00B9713C" w:rsidRDefault="00B9713C" w:rsidP="00DF1666">
      <w:pPr>
        <w:rPr>
          <w:rFonts w:eastAsiaTheme="minorEastAsia"/>
          <w:sz w:val="22"/>
          <w:szCs w:val="20"/>
          <w:lang w:val="en-IN"/>
        </w:rPr>
      </w:pPr>
    </w:p>
    <w:p w14:paraId="73425C0B" w14:textId="77777777" w:rsidR="00DA5992" w:rsidRDefault="00DA5992" w:rsidP="00631642">
      <w:pPr>
        <w:pStyle w:val="Heading3"/>
        <w:rPr>
          <w:rFonts w:eastAsiaTheme="minorEastAsia"/>
        </w:rPr>
        <w:sectPr w:rsidR="00DA5992" w:rsidSect="00DF1666">
          <w:pgSz w:w="11906" w:h="16838" w:code="9"/>
          <w:pgMar w:top="1440" w:right="1080" w:bottom="1440" w:left="1080" w:header="720" w:footer="720" w:gutter="0"/>
          <w:cols w:space="720"/>
          <w:docGrid w:linePitch="360"/>
        </w:sectPr>
      </w:pPr>
    </w:p>
    <w:p w14:paraId="2C944CDD" w14:textId="11F7CEF5" w:rsidR="0047137B" w:rsidRDefault="00631642" w:rsidP="00631642">
      <w:pPr>
        <w:pStyle w:val="Heading3"/>
        <w:rPr>
          <w:rFonts w:eastAsiaTheme="minorEastAsia"/>
        </w:rPr>
      </w:pPr>
      <w:r>
        <w:rPr>
          <w:rFonts w:eastAsiaTheme="minorEastAsia"/>
        </w:rPr>
        <w:lastRenderedPageBreak/>
        <w:t>Jira Analyzer</w:t>
      </w:r>
    </w:p>
    <w:p w14:paraId="15D0F9B1" w14:textId="16A19899" w:rsidR="00631642" w:rsidRPr="0047137B" w:rsidRDefault="00631642" w:rsidP="00DF1666">
      <w:pPr>
        <w:rPr>
          <w:rFonts w:eastAsiaTheme="minorEastAsia"/>
          <w:sz w:val="22"/>
          <w:szCs w:val="20"/>
          <w:lang w:val="en-IN"/>
        </w:rPr>
      </w:pPr>
      <w:r>
        <w:rPr>
          <w:rFonts w:eastAsiaTheme="minorEastAsia"/>
          <w:sz w:val="22"/>
          <w:szCs w:val="20"/>
          <w:lang w:val="en-IN"/>
        </w:rPr>
        <w:t>Jan 2024</w:t>
      </w:r>
    </w:p>
    <w:p w14:paraId="7595A84A" w14:textId="77777777" w:rsidR="00DA5992" w:rsidRPr="00DA5992" w:rsidRDefault="00DA5992" w:rsidP="00DA5992">
      <w:pPr>
        <w:rPr>
          <w:rFonts w:eastAsiaTheme="minorEastAsia"/>
          <w:b/>
          <w:bCs/>
          <w:sz w:val="22"/>
          <w:szCs w:val="20"/>
          <w:lang w:val="en-IN"/>
        </w:rPr>
      </w:pPr>
      <w:r>
        <w:rPr>
          <w:rFonts w:eastAsiaTheme="minorEastAsia"/>
          <w:b/>
          <w:bCs/>
          <w:sz w:val="22"/>
          <w:szCs w:val="20"/>
          <w:lang w:val="en-IN"/>
        </w:rPr>
        <w:t>Project Overview:</w:t>
      </w:r>
    </w:p>
    <w:p w14:paraId="09660E28" w14:textId="77777777" w:rsidR="00DA5992" w:rsidRPr="00DA5992" w:rsidRDefault="00DA5992" w:rsidP="00DA5992">
      <w:pPr>
        <w:rPr>
          <w:rFonts w:eastAsiaTheme="minorEastAsia"/>
          <w:sz w:val="22"/>
          <w:szCs w:val="20"/>
          <w:lang w:val="en-IN"/>
        </w:rPr>
      </w:pPr>
      <w:r>
        <w:rPr>
          <w:rFonts w:eastAsiaTheme="minorEastAsia"/>
          <w:sz w:val="22"/>
          <w:szCs w:val="20"/>
          <w:lang w:val="en-IN"/>
        </w:rPr>
        <w:t>The Jira Analyzer is an AI-driven tool designed to analyze Jira tickets, providing insights into system performance, data management, and navigation-related issues. The tool leverages AI to classify and categorize issues, infer error paths, and suggest solutions, all while aiding in long-form text generation for human analysis.</w:t>
      </w:r>
    </w:p>
    <w:p w14:paraId="2B39BDF8" w14:textId="77777777" w:rsidR="00DA5992" w:rsidRPr="00DA5992" w:rsidRDefault="00DA5992" w:rsidP="00DA5992">
      <w:pPr>
        <w:rPr>
          <w:rFonts w:eastAsiaTheme="minorEastAsia"/>
          <w:b/>
          <w:bCs/>
          <w:sz w:val="22"/>
          <w:szCs w:val="20"/>
          <w:lang w:val="en-IN"/>
        </w:rPr>
      </w:pPr>
      <w:r>
        <w:rPr>
          <w:rFonts w:eastAsiaTheme="minorEastAsia"/>
          <w:b/>
          <w:bCs/>
          <w:sz w:val="22"/>
          <w:szCs w:val="20"/>
          <w:lang w:val="en-IN"/>
        </w:rPr>
        <w:t>Key Contributions:</w:t>
      </w:r>
    </w:p>
    <w:p w14:paraId="613997BA" w14:textId="77777777" w:rsidR="00DA5992" w:rsidRPr="00DA5992" w:rsidRDefault="00DA5992" w:rsidP="00CE04D6">
      <w:pPr>
        <w:pStyle w:val="ListParagraph"/>
        <w:numPr>
          <w:ilvl w:val="0"/>
          <w:numId w:val="22"/>
        </w:numPr>
        <w:rPr>
          <w:rFonts w:eastAsiaTheme="minorEastAsia"/>
          <w:sz w:val="22"/>
          <w:szCs w:val="20"/>
          <w:lang w:val="en-IN"/>
        </w:rPr>
      </w:pPr>
      <w:r>
        <w:rPr>
          <w:rFonts w:eastAsiaTheme="minorEastAsia"/>
          <w:sz w:val="22"/>
          <w:szCs w:val="20"/>
          <w:lang w:val="en-IN"/>
        </w:rPr>
        <w:t>Developed AI-based models to analyze and classify Jira tickets.</w:t>
      </w:r>
    </w:p>
    <w:p w14:paraId="797EA318" w14:textId="77777777" w:rsidR="00DA5992" w:rsidRPr="00DA5992" w:rsidRDefault="00DA5992" w:rsidP="00CE04D6">
      <w:pPr>
        <w:pStyle w:val="ListParagraph"/>
        <w:numPr>
          <w:ilvl w:val="0"/>
          <w:numId w:val="22"/>
        </w:numPr>
        <w:rPr>
          <w:rFonts w:eastAsiaTheme="minorEastAsia"/>
          <w:sz w:val="22"/>
          <w:szCs w:val="20"/>
          <w:lang w:val="en-IN"/>
        </w:rPr>
      </w:pPr>
      <w:r>
        <w:rPr>
          <w:rFonts w:eastAsiaTheme="minorEastAsia"/>
          <w:sz w:val="22"/>
          <w:szCs w:val="20"/>
          <w:lang w:val="en-IN"/>
        </w:rPr>
        <w:t>Utilized ChatGPT-4 and other AI tools for prompt generation and long-form text analysis.</w:t>
      </w:r>
    </w:p>
    <w:p w14:paraId="0A43B879" w14:textId="77777777" w:rsidR="00DA5992" w:rsidRPr="00DA5992" w:rsidRDefault="00DA5992" w:rsidP="00CE04D6">
      <w:pPr>
        <w:pStyle w:val="ListParagraph"/>
        <w:numPr>
          <w:ilvl w:val="0"/>
          <w:numId w:val="22"/>
        </w:numPr>
        <w:rPr>
          <w:rFonts w:eastAsiaTheme="minorEastAsia"/>
          <w:sz w:val="22"/>
          <w:szCs w:val="20"/>
          <w:lang w:val="en-IN"/>
        </w:rPr>
      </w:pPr>
      <w:r>
        <w:rPr>
          <w:rFonts w:eastAsiaTheme="minorEastAsia"/>
          <w:sz w:val="22"/>
          <w:szCs w:val="20"/>
          <w:lang w:val="en-IN"/>
        </w:rPr>
        <w:t>Designed and implemented an architecture for outputting recommendations and hotspots in CSV format.</w:t>
      </w:r>
    </w:p>
    <w:p w14:paraId="6308AB09" w14:textId="77777777" w:rsidR="00DA5992" w:rsidRPr="00DA5992" w:rsidRDefault="00DA5992" w:rsidP="00CE04D6">
      <w:pPr>
        <w:pStyle w:val="ListParagraph"/>
        <w:numPr>
          <w:ilvl w:val="0"/>
          <w:numId w:val="22"/>
        </w:numPr>
        <w:rPr>
          <w:rFonts w:eastAsiaTheme="minorEastAsia"/>
          <w:sz w:val="22"/>
          <w:szCs w:val="20"/>
          <w:lang w:val="en-IN"/>
        </w:rPr>
      </w:pPr>
      <w:r>
        <w:rPr>
          <w:rFonts w:eastAsiaTheme="minorEastAsia"/>
          <w:sz w:val="22"/>
          <w:szCs w:val="20"/>
          <w:lang w:val="en-IN"/>
        </w:rPr>
        <w:t>Generated test scripts using Python and Pywinauto to address rapid navigation and UI click issues.</w:t>
      </w:r>
    </w:p>
    <w:p w14:paraId="5E965122" w14:textId="77777777" w:rsidR="00DA5992" w:rsidRPr="00DA5992" w:rsidRDefault="00DA5992" w:rsidP="00CE04D6">
      <w:pPr>
        <w:pStyle w:val="ListParagraph"/>
        <w:numPr>
          <w:ilvl w:val="0"/>
          <w:numId w:val="22"/>
        </w:numPr>
        <w:rPr>
          <w:rFonts w:eastAsiaTheme="minorEastAsia"/>
          <w:sz w:val="22"/>
          <w:szCs w:val="20"/>
          <w:lang w:val="en-IN"/>
        </w:rPr>
      </w:pPr>
      <w:r>
        <w:rPr>
          <w:rFonts w:eastAsiaTheme="minorEastAsia"/>
          <w:sz w:val="22"/>
          <w:szCs w:val="20"/>
          <w:lang w:val="en-IN"/>
        </w:rPr>
        <w:t>Worked on clustering and error path identification based on system performance and navigation issues.</w:t>
      </w:r>
    </w:p>
    <w:p w14:paraId="47B36F86" w14:textId="77777777" w:rsidR="00DA5992" w:rsidRPr="00DA5992" w:rsidRDefault="00DA5992" w:rsidP="00CE04D6">
      <w:pPr>
        <w:pStyle w:val="ListParagraph"/>
        <w:numPr>
          <w:ilvl w:val="0"/>
          <w:numId w:val="22"/>
        </w:numPr>
        <w:rPr>
          <w:rFonts w:eastAsiaTheme="minorEastAsia"/>
          <w:sz w:val="22"/>
          <w:szCs w:val="20"/>
          <w:lang w:val="en-IN"/>
        </w:rPr>
      </w:pPr>
      <w:r>
        <w:rPr>
          <w:rFonts w:eastAsiaTheme="minorEastAsia"/>
          <w:sz w:val="22"/>
          <w:szCs w:val="20"/>
          <w:lang w:val="en-IN"/>
        </w:rPr>
        <w:t>Created word clouds to visualize the most common error paths and system issues.</w:t>
      </w:r>
    </w:p>
    <w:p w14:paraId="49CA5048" w14:textId="77777777" w:rsidR="00DA5992" w:rsidRPr="00DA5992" w:rsidRDefault="00DA5992" w:rsidP="00DA5992">
      <w:pPr>
        <w:rPr>
          <w:rFonts w:eastAsiaTheme="minorEastAsia"/>
          <w:b/>
          <w:bCs/>
          <w:sz w:val="22"/>
          <w:szCs w:val="20"/>
          <w:lang w:val="en-IN"/>
        </w:rPr>
      </w:pPr>
      <w:r>
        <w:rPr>
          <w:rFonts w:eastAsiaTheme="minorEastAsia"/>
          <w:b/>
          <w:bCs/>
          <w:sz w:val="22"/>
          <w:szCs w:val="20"/>
          <w:lang w:val="en-IN"/>
        </w:rPr>
        <w:t>Technologies Used:</w:t>
      </w:r>
    </w:p>
    <w:p w14:paraId="7176A382" w14:textId="5546B36C" w:rsidR="00DA5992" w:rsidRPr="00DA5992" w:rsidRDefault="00DA5992" w:rsidP="00CE04D6">
      <w:pPr>
        <w:pStyle w:val="ListParagraph"/>
        <w:numPr>
          <w:ilvl w:val="0"/>
          <w:numId w:val="23"/>
        </w:numPr>
        <w:rPr>
          <w:rFonts w:eastAsiaTheme="minorEastAsia"/>
          <w:sz w:val="22"/>
          <w:szCs w:val="20"/>
          <w:lang w:val="en-IN"/>
        </w:rPr>
      </w:pPr>
      <w:r>
        <w:rPr>
          <w:rFonts w:eastAsiaTheme="minorEastAsia"/>
          <w:sz w:val="22"/>
          <w:szCs w:val="20"/>
          <w:lang w:val="en-IN"/>
        </w:rPr>
        <w:t xml:space="preserve">AI Tools: ChatGPT-4, OpenAI Chat Assistant API, </w:t>
      </w:r>
    </w:p>
    <w:p w14:paraId="6F6BABC2" w14:textId="77777777" w:rsidR="00DA5992" w:rsidRPr="00DA5992" w:rsidRDefault="00DA5992" w:rsidP="00CE04D6">
      <w:pPr>
        <w:pStyle w:val="ListParagraph"/>
        <w:numPr>
          <w:ilvl w:val="0"/>
          <w:numId w:val="23"/>
        </w:numPr>
        <w:rPr>
          <w:rFonts w:eastAsiaTheme="minorEastAsia"/>
          <w:sz w:val="22"/>
          <w:szCs w:val="20"/>
          <w:lang w:val="en-IN"/>
        </w:rPr>
      </w:pPr>
      <w:r>
        <w:rPr>
          <w:rFonts w:eastAsiaTheme="minorEastAsia"/>
          <w:sz w:val="22"/>
          <w:szCs w:val="20"/>
          <w:lang w:val="en-IN"/>
        </w:rPr>
        <w:t>Programming Languages: Python, Pywinauto</w:t>
      </w:r>
    </w:p>
    <w:p w14:paraId="10A9234C" w14:textId="77777777" w:rsidR="00DA5992" w:rsidRPr="00DA5992" w:rsidRDefault="00DA5992" w:rsidP="00CE04D6">
      <w:pPr>
        <w:pStyle w:val="ListParagraph"/>
        <w:numPr>
          <w:ilvl w:val="0"/>
          <w:numId w:val="23"/>
        </w:numPr>
        <w:rPr>
          <w:rFonts w:eastAsiaTheme="minorEastAsia"/>
          <w:sz w:val="22"/>
          <w:szCs w:val="20"/>
          <w:lang w:val="en-IN"/>
        </w:rPr>
      </w:pPr>
      <w:r>
        <w:rPr>
          <w:rFonts w:eastAsiaTheme="minorEastAsia"/>
          <w:sz w:val="22"/>
          <w:szCs w:val="20"/>
          <w:lang w:val="en-IN"/>
        </w:rPr>
        <w:t>Data Visualization: Matplotlib</w:t>
      </w:r>
    </w:p>
    <w:p w14:paraId="43BBCACA" w14:textId="77777777" w:rsidR="00DA5992" w:rsidRPr="00DA5992" w:rsidRDefault="00DA5992" w:rsidP="00CE04D6">
      <w:pPr>
        <w:pStyle w:val="ListParagraph"/>
        <w:numPr>
          <w:ilvl w:val="0"/>
          <w:numId w:val="23"/>
        </w:numPr>
        <w:rPr>
          <w:rFonts w:eastAsiaTheme="minorEastAsia"/>
          <w:sz w:val="22"/>
          <w:szCs w:val="20"/>
          <w:lang w:val="en-IN"/>
        </w:rPr>
      </w:pPr>
      <w:r>
        <w:rPr>
          <w:rFonts w:eastAsiaTheme="minorEastAsia"/>
          <w:sz w:val="22"/>
          <w:szCs w:val="20"/>
          <w:lang w:val="en-IN"/>
        </w:rPr>
        <w:t>Workflow and Automation: Python scripts for high-speed UI navigation and data output.</w:t>
      </w:r>
    </w:p>
    <w:p w14:paraId="165F795B" w14:textId="77777777" w:rsidR="00DA5992" w:rsidRPr="00DA5992" w:rsidRDefault="00DA5992" w:rsidP="00CE04D6">
      <w:pPr>
        <w:pStyle w:val="ListParagraph"/>
        <w:numPr>
          <w:ilvl w:val="0"/>
          <w:numId w:val="23"/>
        </w:numPr>
        <w:rPr>
          <w:rFonts w:eastAsiaTheme="minorEastAsia"/>
          <w:sz w:val="22"/>
          <w:szCs w:val="20"/>
          <w:lang w:val="en-IN"/>
        </w:rPr>
      </w:pPr>
      <w:r>
        <w:rPr>
          <w:rFonts w:eastAsiaTheme="minorEastAsia"/>
          <w:sz w:val="22"/>
          <w:szCs w:val="20"/>
          <w:lang w:val="en-IN"/>
        </w:rPr>
        <w:t>File Formats: CSV for data output and analysis.</w:t>
      </w:r>
    </w:p>
    <w:p w14:paraId="67BF66F5" w14:textId="77777777" w:rsidR="00DA5992" w:rsidRPr="00DA5992" w:rsidRDefault="00DA5992" w:rsidP="00DA5992">
      <w:pPr>
        <w:rPr>
          <w:rFonts w:eastAsiaTheme="minorEastAsia"/>
          <w:b/>
          <w:bCs/>
          <w:sz w:val="22"/>
          <w:szCs w:val="20"/>
          <w:lang w:val="en-IN"/>
        </w:rPr>
      </w:pPr>
      <w:r>
        <w:rPr>
          <w:rFonts w:eastAsiaTheme="minorEastAsia"/>
          <w:b/>
          <w:bCs/>
          <w:sz w:val="22"/>
          <w:szCs w:val="20"/>
          <w:lang w:val="en-IN"/>
        </w:rPr>
        <w:t>Impact:</w:t>
      </w:r>
    </w:p>
    <w:p w14:paraId="34DDA91C" w14:textId="77777777" w:rsidR="00DA5992" w:rsidRPr="00DA5992" w:rsidRDefault="00DA5992" w:rsidP="00CE04D6">
      <w:pPr>
        <w:pStyle w:val="ListParagraph"/>
        <w:numPr>
          <w:ilvl w:val="0"/>
          <w:numId w:val="24"/>
        </w:numPr>
        <w:rPr>
          <w:rFonts w:eastAsiaTheme="minorEastAsia"/>
          <w:sz w:val="22"/>
          <w:szCs w:val="20"/>
          <w:lang w:val="en-IN"/>
        </w:rPr>
      </w:pPr>
      <w:r>
        <w:rPr>
          <w:rFonts w:eastAsiaTheme="minorEastAsia"/>
          <w:sz w:val="22"/>
          <w:szCs w:val="20"/>
          <w:lang w:val="en-IN"/>
        </w:rPr>
        <w:t>Automated analysis of 33% of the total Jira issues (23/69).</w:t>
      </w:r>
    </w:p>
    <w:p w14:paraId="36AD646D" w14:textId="77777777" w:rsidR="00DA5992" w:rsidRPr="00DA5992" w:rsidRDefault="00DA5992" w:rsidP="00CE04D6">
      <w:pPr>
        <w:pStyle w:val="ListParagraph"/>
        <w:numPr>
          <w:ilvl w:val="0"/>
          <w:numId w:val="24"/>
        </w:numPr>
        <w:rPr>
          <w:rFonts w:eastAsiaTheme="minorEastAsia"/>
          <w:sz w:val="22"/>
          <w:szCs w:val="20"/>
          <w:lang w:val="en-IN"/>
        </w:rPr>
      </w:pPr>
      <w:r>
        <w:rPr>
          <w:rFonts w:eastAsiaTheme="minorEastAsia"/>
          <w:sz w:val="22"/>
          <w:szCs w:val="20"/>
          <w:lang w:val="en-IN"/>
        </w:rPr>
        <w:t>Identified key system performance and navigation/UI issues that helped prioritize fixes (e.g., 12 system performance issues, 3 navigation/workflow issues).</w:t>
      </w:r>
    </w:p>
    <w:p w14:paraId="34F2677D" w14:textId="77777777" w:rsidR="00DA5992" w:rsidRPr="00DA5992" w:rsidRDefault="00DA5992" w:rsidP="00CE04D6">
      <w:pPr>
        <w:pStyle w:val="ListParagraph"/>
        <w:numPr>
          <w:ilvl w:val="0"/>
          <w:numId w:val="24"/>
        </w:numPr>
        <w:rPr>
          <w:rFonts w:eastAsiaTheme="minorEastAsia"/>
          <w:sz w:val="22"/>
          <w:szCs w:val="20"/>
          <w:lang w:val="en-IN"/>
        </w:rPr>
      </w:pPr>
      <w:r>
        <w:rPr>
          <w:rFonts w:eastAsiaTheme="minorEastAsia"/>
          <w:sz w:val="22"/>
          <w:szCs w:val="20"/>
          <w:lang w:val="en-IN"/>
        </w:rPr>
        <w:t>Streamlined the error path identification process, improving the accuracy of issue categorization and reducing manual workload for human analysis.</w:t>
      </w:r>
    </w:p>
    <w:p w14:paraId="52790199" w14:textId="77777777" w:rsidR="00DA5992" w:rsidRPr="00DA5992" w:rsidRDefault="00DA5992" w:rsidP="00CE04D6">
      <w:pPr>
        <w:pStyle w:val="ListParagraph"/>
        <w:numPr>
          <w:ilvl w:val="0"/>
          <w:numId w:val="24"/>
        </w:numPr>
        <w:rPr>
          <w:rFonts w:eastAsiaTheme="minorEastAsia"/>
          <w:sz w:val="22"/>
          <w:szCs w:val="20"/>
          <w:lang w:val="en-IN"/>
        </w:rPr>
      </w:pPr>
      <w:r>
        <w:rPr>
          <w:rFonts w:eastAsiaTheme="minorEastAsia"/>
          <w:sz w:val="22"/>
          <w:szCs w:val="20"/>
          <w:lang w:val="en-IN"/>
        </w:rPr>
        <w:t>Improved the efficiency of generating AI-driven prompts, resulting in a faster analysis cycle for Jira tickets.</w:t>
      </w:r>
    </w:p>
    <w:p w14:paraId="104A54BB" w14:textId="77777777" w:rsidR="00033EBB" w:rsidRDefault="00033EBB" w:rsidP="00033EBB">
      <w:pPr>
        <w:pStyle w:val="Heading3"/>
        <w:rPr>
          <w:rFonts w:eastAsiaTheme="minorEastAsia"/>
        </w:rPr>
        <w:sectPr w:rsidR="00033EBB" w:rsidSect="00DF1666">
          <w:pgSz w:w="11906" w:h="16838" w:code="9"/>
          <w:pgMar w:top="1440" w:right="1080" w:bottom="1440" w:left="1080" w:header="720" w:footer="720" w:gutter="0"/>
          <w:cols w:space="720"/>
          <w:docGrid w:linePitch="360"/>
        </w:sectPr>
      </w:pPr>
    </w:p>
    <w:p w14:paraId="32505B23" w14:textId="47180555" w:rsidR="00D03058" w:rsidRDefault="00033EBB" w:rsidP="7ABBE672">
      <w:pPr>
        <w:pStyle w:val="Heading3"/>
        <w:rPr>
          <w:rFonts w:eastAsiaTheme="minorEastAsia"/>
          <w:lang w:val="en-US"/>
        </w:rPr>
      </w:pPr>
      <w:r>
        <w:rPr>
          <w:rFonts w:eastAsiaTheme="minorEastAsia"/>
          <w:lang w:val="en-US"/>
        </w:rPr>
        <w:lastRenderedPageBreak/>
        <w:t>TestAI</w:t>
      </w:r>
    </w:p>
    <w:p w14:paraId="22A344E8" w14:textId="23BA4AC1" w:rsidR="00033EBB" w:rsidRDefault="00033EBB" w:rsidP="00033EBB">
      <w:pPr>
        <w:rPr>
          <w:rFonts w:eastAsiaTheme="minorEastAsia"/>
          <w:lang w:val="x-none" w:eastAsia="x-none"/>
        </w:rPr>
      </w:pPr>
      <w:r>
        <w:rPr>
          <w:rFonts w:eastAsiaTheme="minorEastAsia"/>
          <w:lang w:val="x-none" w:eastAsia="x-none"/>
        </w:rPr>
        <w:t>Feb 2024</w:t>
      </w:r>
    </w:p>
    <w:p w14:paraId="6EDCC44D" w14:textId="77777777" w:rsidR="0027356B" w:rsidRPr="0027356B" w:rsidRDefault="0027356B" w:rsidP="0027356B">
      <w:pPr>
        <w:rPr>
          <w:rFonts w:eastAsiaTheme="minorEastAsia"/>
          <w:b/>
          <w:bCs/>
          <w:lang w:val="en-IN" w:eastAsia="x-none"/>
        </w:rPr>
      </w:pPr>
      <w:r>
        <w:rPr>
          <w:rFonts w:eastAsiaTheme="minorEastAsia"/>
          <w:b/>
          <w:bCs/>
          <w:lang w:val="en-IN" w:eastAsia="x-none"/>
        </w:rPr>
        <w:t>Project Overview</w:t>
      </w:r>
    </w:p>
    <w:p w14:paraId="2663AD9E" w14:textId="77777777" w:rsidR="0027356B" w:rsidRPr="0027356B" w:rsidRDefault="0027356B" w:rsidP="0027356B">
      <w:pPr>
        <w:rPr>
          <w:rFonts w:eastAsiaTheme="minorEastAsia"/>
          <w:lang w:val="en-IN" w:eastAsia="x-none"/>
        </w:rPr>
      </w:pPr>
      <w:r>
        <w:rPr>
          <w:rFonts w:eastAsiaTheme="minorEastAsia"/>
          <w:b/>
          <w:bCs/>
          <w:lang w:val="en-IN" w:eastAsia="x-none"/>
        </w:rPr>
        <w:t>AI-Based Verification for Automated Software Testing</w:t>
      </w:r>
      <w:r>
        <w:rPr>
          <w:rFonts w:eastAsiaTheme="minorEastAsia"/>
          <w:lang w:val="en-IN" w:eastAsia="x-none"/>
        </w:rPr>
        <w:br/>
        <w:t>Developed a proof-of-concept (PoC) AI-driven system to automate the generation of test cases from Software Requirement Specifications (SRS), enhancing test coverage and traceability.</w:t>
      </w:r>
    </w:p>
    <w:p w14:paraId="590852C0" w14:textId="77777777" w:rsidR="0027356B" w:rsidRPr="0027356B" w:rsidRDefault="0027356B" w:rsidP="0027356B">
      <w:pPr>
        <w:rPr>
          <w:rFonts w:eastAsiaTheme="minorEastAsia"/>
          <w:b/>
          <w:bCs/>
          <w:lang w:val="en-IN" w:eastAsia="x-none"/>
        </w:rPr>
      </w:pPr>
      <w:r>
        <w:rPr>
          <w:rFonts w:eastAsiaTheme="minorEastAsia"/>
          <w:b/>
          <w:bCs/>
          <w:lang w:val="en-IN" w:eastAsia="x-none"/>
        </w:rPr>
        <w:t>Key Contributions</w:t>
      </w:r>
    </w:p>
    <w:p w14:paraId="2F5B6D1D" w14:textId="77777777" w:rsidR="0027356B" w:rsidRPr="0027356B" w:rsidRDefault="0027356B" w:rsidP="00CE04D6">
      <w:pPr>
        <w:pStyle w:val="ListParagraph"/>
        <w:numPr>
          <w:ilvl w:val="0"/>
          <w:numId w:val="27"/>
        </w:numPr>
        <w:rPr>
          <w:rFonts w:eastAsiaTheme="minorEastAsia"/>
          <w:lang w:val="en-IN"/>
        </w:rPr>
      </w:pPr>
      <w:r>
        <w:rPr>
          <w:rFonts w:eastAsiaTheme="minorEastAsia"/>
          <w:lang w:val="en-IN"/>
        </w:rPr>
        <w:t xml:space="preserve">Extracted and analyzed SRS text using </w:t>
      </w:r>
      <w:r>
        <w:rPr>
          <w:rFonts w:eastAsiaTheme="minorEastAsia"/>
          <w:b/>
          <w:bCs/>
          <w:lang w:val="en-IN"/>
        </w:rPr>
        <w:t>ChatGPT-4</w:t>
      </w:r>
      <w:r>
        <w:rPr>
          <w:rFonts w:eastAsiaTheme="minorEastAsia"/>
          <w:lang w:val="en-IN"/>
        </w:rPr>
        <w:t xml:space="preserve"> and </w:t>
      </w:r>
      <w:r>
        <w:rPr>
          <w:rFonts w:eastAsiaTheme="minorEastAsia"/>
          <w:b/>
          <w:bCs/>
          <w:lang w:val="en-IN"/>
        </w:rPr>
        <w:t>Vision API</w:t>
      </w:r>
      <w:r>
        <w:rPr>
          <w:rFonts w:eastAsiaTheme="minorEastAsia"/>
          <w:lang w:val="en-IN"/>
        </w:rPr>
        <w:t>, automating the creation of test scenarios and cases.</w:t>
      </w:r>
    </w:p>
    <w:p w14:paraId="6175B173" w14:textId="77777777" w:rsidR="0027356B" w:rsidRPr="0027356B" w:rsidRDefault="0027356B" w:rsidP="00CE04D6">
      <w:pPr>
        <w:pStyle w:val="ListParagraph"/>
        <w:numPr>
          <w:ilvl w:val="0"/>
          <w:numId w:val="27"/>
        </w:numPr>
        <w:rPr>
          <w:rFonts w:eastAsiaTheme="minorEastAsia"/>
          <w:lang w:val="en-IN"/>
        </w:rPr>
      </w:pPr>
      <w:r>
        <w:rPr>
          <w:rFonts w:eastAsiaTheme="minorEastAsia"/>
          <w:lang w:val="en-IN"/>
        </w:rPr>
        <w:t>Designed an AI-driven process to generate requirement trace matrices, ensuring all software features were covered and traceable to the SRS.</w:t>
      </w:r>
    </w:p>
    <w:p w14:paraId="7B25604A" w14:textId="77777777" w:rsidR="0027356B" w:rsidRPr="0027356B" w:rsidRDefault="0027356B" w:rsidP="00CE04D6">
      <w:pPr>
        <w:pStyle w:val="ListParagraph"/>
        <w:numPr>
          <w:ilvl w:val="0"/>
          <w:numId w:val="27"/>
        </w:numPr>
        <w:rPr>
          <w:rFonts w:eastAsiaTheme="minorEastAsia"/>
          <w:lang w:val="en-IN"/>
        </w:rPr>
      </w:pPr>
      <w:r>
        <w:rPr>
          <w:rFonts w:eastAsiaTheme="minorEastAsia"/>
          <w:lang w:val="en-IN"/>
        </w:rPr>
        <w:t>Integrated a chatbot for session-based test generation, improving the accuracy and consistency of results across multiple sessions.</w:t>
      </w:r>
    </w:p>
    <w:p w14:paraId="63EBFD14" w14:textId="360C87D2" w:rsidR="0027356B" w:rsidRPr="0027356B" w:rsidRDefault="0027356B" w:rsidP="00CE04D6">
      <w:pPr>
        <w:pStyle w:val="ListParagraph"/>
        <w:numPr>
          <w:ilvl w:val="0"/>
          <w:numId w:val="27"/>
        </w:numPr>
        <w:rPr>
          <w:rFonts w:eastAsiaTheme="minorEastAsia"/>
          <w:lang w:val="en-IN"/>
        </w:rPr>
      </w:pPr>
      <w:r>
        <w:rPr>
          <w:rFonts w:eastAsiaTheme="minorEastAsia"/>
          <w:lang w:val="en-IN"/>
        </w:rPr>
        <w:t xml:space="preserve">Built the </w:t>
      </w:r>
      <w:r>
        <w:rPr>
          <w:rFonts w:eastAsiaTheme="minorEastAsia"/>
          <w:b/>
          <w:bCs/>
          <w:lang w:val="en-IN"/>
        </w:rPr>
        <w:t>Test AI architecture</w:t>
      </w:r>
      <w:r>
        <w:rPr>
          <w:rFonts w:eastAsiaTheme="minorEastAsia"/>
          <w:lang w:val="en-IN"/>
        </w:rPr>
        <w:t xml:space="preserve">, utilizing REST APIs to interface with test tools and backend services like </w:t>
      </w:r>
      <w:r>
        <w:rPr>
          <w:rFonts w:eastAsiaTheme="minorEastAsia"/>
          <w:b/>
          <w:bCs/>
          <w:lang w:val="en-IN"/>
        </w:rPr>
        <w:t>MySQL</w:t>
      </w:r>
      <w:r>
        <w:rPr>
          <w:rFonts w:eastAsiaTheme="minorEastAsia"/>
          <w:lang w:val="en-IN"/>
        </w:rPr>
        <w:t xml:space="preserve"> for data storage and </w:t>
      </w:r>
      <w:r>
        <w:rPr>
          <w:rFonts w:eastAsiaTheme="minorEastAsia"/>
          <w:b/>
          <w:bCs/>
          <w:lang w:val="en-IN"/>
        </w:rPr>
        <w:t>Microsoft Identity Server</w:t>
      </w:r>
      <w:r>
        <w:rPr>
          <w:rFonts w:eastAsiaTheme="minorEastAsia"/>
          <w:lang w:val="en-IN"/>
        </w:rPr>
        <w:t xml:space="preserve"> for authentication.</w:t>
      </w:r>
    </w:p>
    <w:p w14:paraId="6F58CE64" w14:textId="77777777" w:rsidR="0027356B" w:rsidRPr="0027356B" w:rsidRDefault="0027356B" w:rsidP="00CE04D6">
      <w:pPr>
        <w:pStyle w:val="ListParagraph"/>
        <w:numPr>
          <w:ilvl w:val="0"/>
          <w:numId w:val="27"/>
        </w:numPr>
        <w:rPr>
          <w:rFonts w:eastAsiaTheme="minorEastAsia"/>
          <w:lang w:val="en-IN"/>
        </w:rPr>
      </w:pPr>
      <w:r>
        <w:rPr>
          <w:rFonts w:eastAsiaTheme="minorEastAsia"/>
          <w:lang w:val="en-IN"/>
        </w:rPr>
        <w:t>Addressed AI limitations like hallucinated features, recommending fine-tuning with retrieval-augmented generation (RAG) to improve model accuracy.</w:t>
      </w:r>
    </w:p>
    <w:p w14:paraId="3CF2C246" w14:textId="77777777" w:rsidR="0027356B" w:rsidRPr="0027356B" w:rsidRDefault="0027356B" w:rsidP="0027356B">
      <w:pPr>
        <w:rPr>
          <w:rFonts w:eastAsiaTheme="minorEastAsia"/>
          <w:b/>
          <w:bCs/>
          <w:lang w:val="en-IN" w:eastAsia="x-none"/>
        </w:rPr>
      </w:pPr>
      <w:r>
        <w:rPr>
          <w:rFonts w:eastAsiaTheme="minorEastAsia"/>
          <w:b/>
          <w:bCs/>
          <w:lang w:val="en-IN" w:eastAsia="x-none"/>
        </w:rPr>
        <w:t>Technologies Used</w:t>
      </w:r>
    </w:p>
    <w:p w14:paraId="4813B94B" w14:textId="23EA9216" w:rsidR="0027356B" w:rsidRPr="0027356B" w:rsidRDefault="0027356B" w:rsidP="00CE04D6">
      <w:pPr>
        <w:pStyle w:val="ListParagraph"/>
        <w:numPr>
          <w:ilvl w:val="0"/>
          <w:numId w:val="28"/>
        </w:numPr>
        <w:rPr>
          <w:rFonts w:eastAsiaTheme="minorEastAsia"/>
          <w:lang w:val="en-IN" w:eastAsia="x-none"/>
        </w:rPr>
      </w:pPr>
      <w:r>
        <w:rPr>
          <w:rFonts w:eastAsiaTheme="minorEastAsia"/>
          <w:b/>
          <w:bCs/>
          <w:lang w:val="en-IN" w:eastAsia="x-none"/>
        </w:rPr>
        <w:t>AI Models</w:t>
      </w:r>
      <w:r>
        <w:rPr>
          <w:rFonts w:eastAsiaTheme="minorEastAsia"/>
          <w:lang w:val="en-IN" w:eastAsia="x-none"/>
        </w:rPr>
        <w:t>: ChatGPT-4, OpenAI Assistant API, Vision API</w:t>
      </w:r>
    </w:p>
    <w:p w14:paraId="37B83F20" w14:textId="77777777" w:rsidR="0027356B" w:rsidRPr="0027356B" w:rsidRDefault="0027356B" w:rsidP="00CE04D6">
      <w:pPr>
        <w:pStyle w:val="ListParagraph"/>
        <w:numPr>
          <w:ilvl w:val="0"/>
          <w:numId w:val="28"/>
        </w:numPr>
        <w:rPr>
          <w:rFonts w:eastAsiaTheme="minorEastAsia"/>
          <w:lang w:val="en-IN" w:eastAsia="x-none"/>
        </w:rPr>
      </w:pPr>
      <w:r>
        <w:rPr>
          <w:rFonts w:eastAsiaTheme="minorEastAsia"/>
          <w:b/>
          <w:bCs/>
          <w:lang w:val="en-IN" w:eastAsia="x-none"/>
        </w:rPr>
        <w:t>Languages</w:t>
      </w:r>
      <w:r>
        <w:rPr>
          <w:rFonts w:eastAsiaTheme="minorEastAsia"/>
          <w:lang w:val="en-IN" w:eastAsia="x-none"/>
        </w:rPr>
        <w:t>: Python, REST API</w:t>
      </w:r>
    </w:p>
    <w:p w14:paraId="325A700A" w14:textId="77777777" w:rsidR="0027356B" w:rsidRPr="0027356B" w:rsidRDefault="0027356B" w:rsidP="00CE04D6">
      <w:pPr>
        <w:pStyle w:val="ListParagraph"/>
        <w:numPr>
          <w:ilvl w:val="0"/>
          <w:numId w:val="28"/>
        </w:numPr>
        <w:rPr>
          <w:rFonts w:eastAsiaTheme="minorEastAsia"/>
          <w:lang w:val="en-IN" w:eastAsia="x-none"/>
        </w:rPr>
      </w:pPr>
      <w:r>
        <w:rPr>
          <w:rFonts w:eastAsiaTheme="minorEastAsia"/>
          <w:b/>
          <w:bCs/>
          <w:lang w:val="en-IN" w:eastAsia="x-none"/>
        </w:rPr>
        <w:t>Databases</w:t>
      </w:r>
      <w:r>
        <w:rPr>
          <w:rFonts w:eastAsiaTheme="minorEastAsia"/>
          <w:lang w:val="en-IN" w:eastAsia="x-none"/>
        </w:rPr>
        <w:t>: MySQL</w:t>
      </w:r>
    </w:p>
    <w:p w14:paraId="5288F910" w14:textId="77777777" w:rsidR="0027356B" w:rsidRPr="0027356B" w:rsidRDefault="0027356B" w:rsidP="00CE04D6">
      <w:pPr>
        <w:pStyle w:val="ListParagraph"/>
        <w:numPr>
          <w:ilvl w:val="0"/>
          <w:numId w:val="28"/>
        </w:numPr>
        <w:rPr>
          <w:rFonts w:eastAsiaTheme="minorEastAsia"/>
          <w:lang w:val="en-IN" w:eastAsia="x-none"/>
        </w:rPr>
      </w:pPr>
      <w:r>
        <w:rPr>
          <w:rFonts w:eastAsiaTheme="minorEastAsia"/>
          <w:b/>
          <w:bCs/>
          <w:lang w:val="en-IN" w:eastAsia="x-none"/>
        </w:rPr>
        <w:t>Authentication</w:t>
      </w:r>
      <w:r>
        <w:rPr>
          <w:rFonts w:eastAsiaTheme="minorEastAsia"/>
          <w:lang w:val="en-IN" w:eastAsia="x-none"/>
        </w:rPr>
        <w:t>: Andromeda Identity Server</w:t>
      </w:r>
    </w:p>
    <w:p w14:paraId="6BC7B4F3" w14:textId="77777777" w:rsidR="0027356B" w:rsidRPr="0027356B" w:rsidRDefault="0027356B" w:rsidP="00CE04D6">
      <w:pPr>
        <w:pStyle w:val="ListParagraph"/>
        <w:numPr>
          <w:ilvl w:val="0"/>
          <w:numId w:val="28"/>
        </w:numPr>
        <w:rPr>
          <w:rFonts w:eastAsiaTheme="minorEastAsia"/>
          <w:lang w:val="en-IN" w:eastAsia="x-none"/>
        </w:rPr>
      </w:pPr>
      <w:r>
        <w:rPr>
          <w:rFonts w:eastAsiaTheme="minorEastAsia"/>
          <w:b/>
          <w:bCs/>
          <w:lang w:val="en-IN" w:eastAsia="x-none"/>
        </w:rPr>
        <w:t>Deployment</w:t>
      </w:r>
      <w:r>
        <w:rPr>
          <w:rFonts w:eastAsiaTheme="minorEastAsia"/>
          <w:lang w:val="en-IN" w:eastAsia="x-none"/>
        </w:rPr>
        <w:t>: Google Cloud Platform (GCP)</w:t>
      </w:r>
    </w:p>
    <w:p w14:paraId="6775BBD2" w14:textId="77777777" w:rsidR="0027356B" w:rsidRPr="0027356B" w:rsidRDefault="0027356B" w:rsidP="0027356B">
      <w:pPr>
        <w:rPr>
          <w:rFonts w:eastAsiaTheme="minorEastAsia"/>
          <w:b/>
          <w:bCs/>
          <w:lang w:val="en-IN" w:eastAsia="x-none"/>
        </w:rPr>
      </w:pPr>
      <w:r>
        <w:rPr>
          <w:rFonts w:eastAsiaTheme="minorEastAsia"/>
          <w:b/>
          <w:bCs/>
          <w:lang w:val="en-IN" w:eastAsia="x-none"/>
        </w:rPr>
        <w:t>Impact</w:t>
      </w:r>
    </w:p>
    <w:p w14:paraId="2AB356B6" w14:textId="77777777" w:rsidR="0027356B" w:rsidRPr="0027356B" w:rsidRDefault="0027356B" w:rsidP="00CE04D6">
      <w:pPr>
        <w:pStyle w:val="ListParagraph"/>
        <w:numPr>
          <w:ilvl w:val="0"/>
          <w:numId w:val="29"/>
        </w:numPr>
        <w:rPr>
          <w:rFonts w:eastAsiaTheme="minorEastAsia"/>
          <w:lang w:val="en-IN" w:eastAsia="x-none"/>
        </w:rPr>
      </w:pPr>
      <w:r>
        <w:rPr>
          <w:rFonts w:eastAsiaTheme="minorEastAsia"/>
          <w:b/>
          <w:bCs/>
          <w:lang w:val="en-IN" w:eastAsia="x-none"/>
        </w:rPr>
        <w:t>Efficiency</w:t>
      </w:r>
      <w:r>
        <w:rPr>
          <w:rFonts w:eastAsiaTheme="minorEastAsia"/>
          <w:lang w:val="en-IN" w:eastAsia="x-none"/>
        </w:rPr>
        <w:t>: Reduced manual effort in test case generation, speeding up the testing process.</w:t>
      </w:r>
    </w:p>
    <w:p w14:paraId="3D123B6A" w14:textId="77777777" w:rsidR="0027356B" w:rsidRPr="0027356B" w:rsidRDefault="0027356B" w:rsidP="00CE04D6">
      <w:pPr>
        <w:pStyle w:val="ListParagraph"/>
        <w:numPr>
          <w:ilvl w:val="0"/>
          <w:numId w:val="29"/>
        </w:numPr>
        <w:rPr>
          <w:rFonts w:eastAsiaTheme="minorEastAsia"/>
          <w:lang w:val="en-IN" w:eastAsia="x-none"/>
        </w:rPr>
      </w:pPr>
      <w:r>
        <w:rPr>
          <w:rFonts w:eastAsiaTheme="minorEastAsia"/>
          <w:b/>
          <w:bCs/>
          <w:lang w:val="en-IN" w:eastAsia="x-none"/>
        </w:rPr>
        <w:t>Consistency</w:t>
      </w:r>
      <w:r>
        <w:rPr>
          <w:rFonts w:eastAsiaTheme="minorEastAsia"/>
          <w:lang w:val="en-IN" w:eastAsia="x-none"/>
        </w:rPr>
        <w:t>: Improved test case accuracy and traceability, ensuring better alignment with requirements.</w:t>
      </w:r>
    </w:p>
    <w:p w14:paraId="7F7E2D4B" w14:textId="77777777" w:rsidR="0027356B" w:rsidRPr="0027356B" w:rsidRDefault="0027356B" w:rsidP="00CE04D6">
      <w:pPr>
        <w:pStyle w:val="ListParagraph"/>
        <w:numPr>
          <w:ilvl w:val="0"/>
          <w:numId w:val="29"/>
        </w:numPr>
        <w:rPr>
          <w:rFonts w:eastAsiaTheme="minorEastAsia"/>
          <w:lang w:val="en-IN" w:eastAsia="x-none"/>
        </w:rPr>
      </w:pPr>
      <w:r>
        <w:rPr>
          <w:rFonts w:eastAsiaTheme="minorEastAsia"/>
          <w:b/>
          <w:bCs/>
          <w:lang w:val="en-IN" w:eastAsia="x-none"/>
        </w:rPr>
        <w:t>Scalability</w:t>
      </w:r>
      <w:r>
        <w:rPr>
          <w:rFonts w:eastAsiaTheme="minorEastAsia"/>
          <w:lang w:val="en-IN" w:eastAsia="x-none"/>
        </w:rPr>
        <w:t>: Built a scalable architecture for AI-driven test automation, adaptable to future projects.</w:t>
      </w:r>
    </w:p>
    <w:p w14:paraId="75FEA2D2" w14:textId="77777777" w:rsidR="0027356B" w:rsidRDefault="0027356B" w:rsidP="00033EBB">
      <w:pPr>
        <w:rPr>
          <w:rFonts w:eastAsiaTheme="minorEastAsia"/>
          <w:lang w:val="x-none" w:eastAsia="x-none"/>
        </w:rPr>
      </w:pPr>
    </w:p>
    <w:p w14:paraId="73FBA16E" w14:textId="77777777" w:rsidR="00033EBB" w:rsidRPr="00033EBB" w:rsidRDefault="00033EBB" w:rsidP="00033EBB">
      <w:pPr>
        <w:rPr>
          <w:rFonts w:eastAsiaTheme="minorEastAsia"/>
          <w:lang w:val="x-none" w:eastAsia="x-none"/>
        </w:rPr>
      </w:pPr>
    </w:p>
    <w:p w14:paraId="45614349" w14:textId="77777777" w:rsidR="00D03058" w:rsidRDefault="00D03058" w:rsidP="00DF1666">
      <w:pPr>
        <w:rPr>
          <w:rFonts w:eastAsiaTheme="minorEastAsia"/>
          <w:b/>
          <w:bCs/>
          <w:sz w:val="22"/>
          <w:szCs w:val="20"/>
          <w:lang w:val="en-IN"/>
        </w:rPr>
      </w:pPr>
    </w:p>
    <w:p w14:paraId="4B814E82" w14:textId="6F833A53" w:rsidR="006B1938" w:rsidRDefault="0045137F" w:rsidP="0045137F">
      <w:pPr>
        <w:pStyle w:val="Heading3"/>
        <w:rPr>
          <w:rFonts w:eastAsiaTheme="minorEastAsia"/>
        </w:rPr>
      </w:pPr>
      <w:r>
        <w:rPr>
          <w:rFonts w:eastAsiaTheme="minorEastAsia"/>
        </w:rPr>
        <w:lastRenderedPageBreak/>
        <w:t>Data View</w:t>
      </w:r>
    </w:p>
    <w:p w14:paraId="3365FE67" w14:textId="2FE6F894" w:rsidR="006B1938" w:rsidRDefault="00436854" w:rsidP="00DF1666">
      <w:pPr>
        <w:rPr>
          <w:rFonts w:eastAsiaTheme="minorEastAsia"/>
          <w:sz w:val="22"/>
          <w:szCs w:val="20"/>
          <w:lang w:val="en-IN"/>
        </w:rPr>
      </w:pPr>
      <w:r>
        <w:rPr>
          <w:rFonts w:eastAsiaTheme="minorEastAsia"/>
          <w:sz w:val="22"/>
          <w:szCs w:val="20"/>
          <w:lang w:val="en-IN"/>
        </w:rPr>
        <w:t>July 2023 – Dec 2024</w:t>
      </w:r>
    </w:p>
    <w:p w14:paraId="15986A50" w14:textId="77777777" w:rsidR="00436854" w:rsidRPr="00436854" w:rsidRDefault="00436854" w:rsidP="00436854">
      <w:pPr>
        <w:rPr>
          <w:rFonts w:eastAsiaTheme="minorEastAsia"/>
          <w:sz w:val="22"/>
          <w:szCs w:val="20"/>
          <w:lang w:val="en-IN"/>
        </w:rPr>
      </w:pPr>
      <w:r>
        <w:rPr>
          <w:rFonts w:eastAsiaTheme="minorEastAsia"/>
          <w:b/>
          <w:bCs/>
          <w:sz w:val="22"/>
          <w:szCs w:val="20"/>
          <w:lang w:val="en-IN"/>
        </w:rPr>
        <w:t>Project Overview:</w:t>
      </w:r>
      <w:r>
        <w:rPr>
          <w:rFonts w:eastAsiaTheme="minorEastAsia"/>
          <w:sz w:val="22"/>
          <w:szCs w:val="20"/>
          <w:lang w:val="en-IN"/>
        </w:rPr>
        <w:t xml:space="preserve"> Led the development of a Data View Application for a medical technology company, providing sales teams, medical education (med-ed), and upper management with critical insights into the performance and deployment of robotic systems across multiple hospitals. The application facilitated real-time data analysis, enabling stakeholders to monitor system usage and clinical outcomes.</w:t>
      </w:r>
    </w:p>
    <w:p w14:paraId="13334606" w14:textId="77777777" w:rsidR="00436854" w:rsidRPr="00436854" w:rsidRDefault="00436854" w:rsidP="00436854">
      <w:pPr>
        <w:rPr>
          <w:rFonts w:eastAsiaTheme="minorEastAsia"/>
          <w:sz w:val="22"/>
          <w:szCs w:val="20"/>
          <w:lang w:val="en-IN"/>
        </w:rPr>
      </w:pPr>
      <w:r>
        <w:rPr>
          <w:rFonts w:eastAsiaTheme="minorEastAsia"/>
          <w:b/>
          <w:bCs/>
          <w:sz w:val="22"/>
          <w:szCs w:val="20"/>
          <w:lang w:val="en-IN"/>
        </w:rPr>
        <w:t>Key Contributions:</w:t>
      </w:r>
    </w:p>
    <w:p w14:paraId="3112082E" w14:textId="77777777" w:rsidR="00436854" w:rsidRPr="00436854" w:rsidRDefault="00436854" w:rsidP="00CE04D6">
      <w:pPr>
        <w:pStyle w:val="ListParagraph"/>
        <w:numPr>
          <w:ilvl w:val="0"/>
          <w:numId w:val="30"/>
        </w:numPr>
        <w:rPr>
          <w:rFonts w:eastAsiaTheme="minorEastAsia"/>
          <w:sz w:val="22"/>
          <w:szCs w:val="20"/>
          <w:lang w:val="en-IN"/>
        </w:rPr>
      </w:pPr>
      <w:r>
        <w:rPr>
          <w:rFonts w:eastAsiaTheme="minorEastAsia"/>
          <w:sz w:val="22"/>
          <w:szCs w:val="20"/>
          <w:lang w:val="en-IN"/>
        </w:rPr>
        <w:t>Extracted large datasets using SQL queries across various hospitals and conducted initial analysis in Power BI.</w:t>
      </w:r>
    </w:p>
    <w:p w14:paraId="1BD0A8CD" w14:textId="77777777" w:rsidR="00436854" w:rsidRPr="00436854" w:rsidRDefault="00436854" w:rsidP="00CE04D6">
      <w:pPr>
        <w:pStyle w:val="ListParagraph"/>
        <w:numPr>
          <w:ilvl w:val="0"/>
          <w:numId w:val="30"/>
        </w:numPr>
        <w:rPr>
          <w:rFonts w:eastAsiaTheme="minorEastAsia"/>
          <w:sz w:val="22"/>
          <w:szCs w:val="20"/>
          <w:lang w:val="en-IN"/>
        </w:rPr>
      </w:pPr>
      <w:r>
        <w:rPr>
          <w:rFonts w:eastAsiaTheme="minorEastAsia"/>
          <w:sz w:val="22"/>
          <w:szCs w:val="20"/>
          <w:lang w:val="en-IN"/>
        </w:rPr>
        <w:t>Developed the first version of the Data View Application using Streamlit, backed by robust Python-based processes for efficient data handling.</w:t>
      </w:r>
    </w:p>
    <w:p w14:paraId="2EE87D04" w14:textId="77777777" w:rsidR="00436854" w:rsidRPr="00436854" w:rsidRDefault="00436854" w:rsidP="00CE04D6">
      <w:pPr>
        <w:pStyle w:val="ListParagraph"/>
        <w:numPr>
          <w:ilvl w:val="0"/>
          <w:numId w:val="30"/>
        </w:numPr>
        <w:rPr>
          <w:rFonts w:eastAsiaTheme="minorEastAsia"/>
          <w:sz w:val="22"/>
          <w:szCs w:val="20"/>
          <w:lang w:val="en-IN"/>
        </w:rPr>
      </w:pPr>
      <w:r>
        <w:rPr>
          <w:rFonts w:eastAsiaTheme="minorEastAsia"/>
          <w:sz w:val="22"/>
          <w:szCs w:val="20"/>
          <w:lang w:val="en-IN"/>
        </w:rPr>
        <w:t>Leveraged GitHub Copilot extensively to accelerate development cycles, enabling rapid updates to the app and facilitating continuous feedback from internal customers.</w:t>
      </w:r>
    </w:p>
    <w:p w14:paraId="2810D34D" w14:textId="77777777" w:rsidR="00436854" w:rsidRPr="00436854" w:rsidRDefault="00436854" w:rsidP="00CE04D6">
      <w:pPr>
        <w:pStyle w:val="ListParagraph"/>
        <w:numPr>
          <w:ilvl w:val="0"/>
          <w:numId w:val="30"/>
        </w:numPr>
        <w:rPr>
          <w:rFonts w:eastAsiaTheme="minorEastAsia"/>
          <w:sz w:val="22"/>
          <w:szCs w:val="20"/>
          <w:lang w:val="en-IN"/>
        </w:rPr>
      </w:pPr>
      <w:r>
        <w:rPr>
          <w:rFonts w:eastAsiaTheme="minorEastAsia"/>
          <w:sz w:val="22"/>
          <w:szCs w:val="20"/>
          <w:lang w:val="en-IN"/>
        </w:rPr>
        <w:t>Created automated pipelines for real-time data updates and provided comprehensive visualizations of key metrics such as exam utilization, RLS detection, and hospital performance.</w:t>
      </w:r>
    </w:p>
    <w:p w14:paraId="28870A70" w14:textId="77777777" w:rsidR="00436854" w:rsidRPr="00436854" w:rsidRDefault="00436854" w:rsidP="00CE04D6">
      <w:pPr>
        <w:pStyle w:val="ListParagraph"/>
        <w:numPr>
          <w:ilvl w:val="0"/>
          <w:numId w:val="30"/>
        </w:numPr>
        <w:rPr>
          <w:rFonts w:eastAsiaTheme="minorEastAsia"/>
          <w:sz w:val="22"/>
          <w:szCs w:val="20"/>
          <w:lang w:val="en-IN"/>
        </w:rPr>
      </w:pPr>
      <w:r>
        <w:rPr>
          <w:rFonts w:eastAsiaTheme="minorEastAsia"/>
          <w:sz w:val="22"/>
          <w:szCs w:val="20"/>
          <w:lang w:val="en-IN"/>
        </w:rPr>
        <w:t>Collaborated closely with cross-functional teams, ensuring the application aligned with business needs and supported data-driven decision-making.</w:t>
      </w:r>
    </w:p>
    <w:p w14:paraId="5FA83FE1" w14:textId="77777777" w:rsidR="00436854" w:rsidRPr="00436854" w:rsidRDefault="00436854" w:rsidP="00436854">
      <w:pPr>
        <w:rPr>
          <w:rFonts w:eastAsiaTheme="minorEastAsia"/>
          <w:sz w:val="22"/>
          <w:szCs w:val="20"/>
          <w:lang w:val="en-IN"/>
        </w:rPr>
      </w:pPr>
      <w:r>
        <w:rPr>
          <w:rFonts w:eastAsiaTheme="minorEastAsia"/>
          <w:b/>
          <w:bCs/>
          <w:sz w:val="22"/>
          <w:szCs w:val="20"/>
          <w:lang w:val="en-IN"/>
        </w:rPr>
        <w:t>Technologies Used:</w:t>
      </w:r>
    </w:p>
    <w:p w14:paraId="54A788BB" w14:textId="77777777" w:rsidR="00436854" w:rsidRPr="00436854" w:rsidRDefault="00436854" w:rsidP="00CE04D6">
      <w:pPr>
        <w:pStyle w:val="ListParagraph"/>
        <w:numPr>
          <w:ilvl w:val="0"/>
          <w:numId w:val="31"/>
        </w:numPr>
        <w:rPr>
          <w:rFonts w:eastAsiaTheme="minorEastAsia"/>
          <w:sz w:val="22"/>
          <w:szCs w:val="20"/>
          <w:lang w:val="en-IN"/>
        </w:rPr>
      </w:pPr>
      <w:r>
        <w:rPr>
          <w:rFonts w:eastAsiaTheme="minorEastAsia"/>
          <w:b/>
          <w:bCs/>
          <w:sz w:val="22"/>
          <w:szCs w:val="20"/>
          <w:lang w:val="en-IN"/>
        </w:rPr>
        <w:t>Data Extraction &amp; Initial Analysis:</w:t>
      </w:r>
      <w:r>
        <w:rPr>
          <w:rFonts w:eastAsiaTheme="minorEastAsia"/>
          <w:sz w:val="22"/>
          <w:szCs w:val="20"/>
          <w:lang w:val="en-IN"/>
        </w:rPr>
        <w:t xml:space="preserve"> SQL, Power BI</w:t>
      </w:r>
    </w:p>
    <w:p w14:paraId="3A3560A6" w14:textId="77777777" w:rsidR="00436854" w:rsidRPr="00436854" w:rsidRDefault="00436854" w:rsidP="00CE04D6">
      <w:pPr>
        <w:pStyle w:val="ListParagraph"/>
        <w:numPr>
          <w:ilvl w:val="0"/>
          <w:numId w:val="31"/>
        </w:numPr>
        <w:rPr>
          <w:rFonts w:eastAsiaTheme="minorEastAsia"/>
          <w:sz w:val="22"/>
          <w:szCs w:val="20"/>
          <w:lang w:val="en-IN"/>
        </w:rPr>
      </w:pPr>
      <w:r>
        <w:rPr>
          <w:rFonts w:eastAsiaTheme="minorEastAsia"/>
          <w:b/>
          <w:bCs/>
          <w:sz w:val="22"/>
          <w:szCs w:val="20"/>
          <w:lang w:val="en-IN"/>
        </w:rPr>
        <w:t>Backend Development:</w:t>
      </w:r>
      <w:r>
        <w:rPr>
          <w:rFonts w:eastAsiaTheme="minorEastAsia"/>
          <w:sz w:val="22"/>
          <w:szCs w:val="20"/>
          <w:lang w:val="en-IN"/>
        </w:rPr>
        <w:t xml:space="preserve"> Python, Pandas, Flask</w:t>
      </w:r>
    </w:p>
    <w:p w14:paraId="2CC99DAB" w14:textId="4295B72A" w:rsidR="00436854" w:rsidRPr="00436854" w:rsidRDefault="00436854" w:rsidP="00CE04D6">
      <w:pPr>
        <w:pStyle w:val="ListParagraph"/>
        <w:numPr>
          <w:ilvl w:val="0"/>
          <w:numId w:val="31"/>
        </w:numPr>
        <w:rPr>
          <w:rFonts w:eastAsiaTheme="minorEastAsia"/>
          <w:sz w:val="22"/>
          <w:szCs w:val="20"/>
          <w:lang w:val="en-IN"/>
        </w:rPr>
      </w:pPr>
      <w:r>
        <w:rPr>
          <w:rFonts w:eastAsiaTheme="minorEastAsia"/>
          <w:b/>
          <w:bCs/>
          <w:sz w:val="22"/>
          <w:szCs w:val="20"/>
          <w:lang w:val="en-IN"/>
        </w:rPr>
        <w:t>Frontend Development:</w:t>
      </w:r>
      <w:r>
        <w:rPr>
          <w:rFonts w:eastAsiaTheme="minorEastAsia"/>
          <w:sz w:val="22"/>
          <w:szCs w:val="20"/>
          <w:lang w:val="en-IN"/>
        </w:rPr>
        <w:t xml:space="preserve"> Streamlit, Plotly </w:t>
      </w:r>
    </w:p>
    <w:p w14:paraId="4DB26909" w14:textId="77777777" w:rsidR="00436854" w:rsidRPr="00436854" w:rsidRDefault="00436854" w:rsidP="00CE04D6">
      <w:pPr>
        <w:pStyle w:val="ListParagraph"/>
        <w:numPr>
          <w:ilvl w:val="0"/>
          <w:numId w:val="31"/>
        </w:numPr>
        <w:rPr>
          <w:rFonts w:eastAsiaTheme="minorEastAsia"/>
          <w:sz w:val="22"/>
          <w:szCs w:val="20"/>
          <w:lang w:val="en-IN"/>
        </w:rPr>
      </w:pPr>
      <w:r>
        <w:rPr>
          <w:rFonts w:eastAsiaTheme="minorEastAsia"/>
          <w:b/>
          <w:bCs/>
          <w:sz w:val="22"/>
          <w:szCs w:val="20"/>
          <w:lang w:val="en-IN"/>
        </w:rPr>
        <w:t>Deployment:</w:t>
      </w:r>
      <w:r>
        <w:rPr>
          <w:rFonts w:eastAsiaTheme="minorEastAsia"/>
          <w:sz w:val="22"/>
          <w:szCs w:val="20"/>
          <w:lang w:val="en-IN"/>
        </w:rPr>
        <w:t xml:space="preserve"> Docker, Google Cloud Run</w:t>
      </w:r>
    </w:p>
    <w:p w14:paraId="19A2F8B2" w14:textId="20E98B73" w:rsidR="00436854" w:rsidRPr="00436854" w:rsidRDefault="00436854" w:rsidP="00CE04D6">
      <w:pPr>
        <w:pStyle w:val="ListParagraph"/>
        <w:numPr>
          <w:ilvl w:val="0"/>
          <w:numId w:val="31"/>
        </w:numPr>
        <w:rPr>
          <w:rFonts w:eastAsiaTheme="minorEastAsia"/>
          <w:sz w:val="22"/>
          <w:szCs w:val="20"/>
          <w:lang w:val="en-IN"/>
        </w:rPr>
      </w:pPr>
      <w:r>
        <w:rPr>
          <w:rFonts w:eastAsiaTheme="minorEastAsia"/>
          <w:b/>
          <w:bCs/>
          <w:sz w:val="22"/>
          <w:szCs w:val="20"/>
          <w:lang w:val="en-IN"/>
        </w:rPr>
        <w:t>AI Assistance:</w:t>
      </w:r>
      <w:r>
        <w:rPr>
          <w:rFonts w:eastAsiaTheme="minorEastAsia"/>
          <w:sz w:val="22"/>
          <w:szCs w:val="20"/>
          <w:lang w:val="en-IN"/>
        </w:rPr>
        <w:t xml:space="preserve"> GitHub Copilot</w:t>
      </w:r>
    </w:p>
    <w:p w14:paraId="561F1DDC" w14:textId="244C2E8F" w:rsidR="00436854" w:rsidRPr="00436854" w:rsidRDefault="00436854" w:rsidP="00436854">
      <w:pPr>
        <w:rPr>
          <w:rFonts w:eastAsiaTheme="minorEastAsia"/>
          <w:sz w:val="22"/>
          <w:szCs w:val="20"/>
          <w:lang w:val="en-IN"/>
        </w:rPr>
      </w:pPr>
      <w:r>
        <w:rPr>
          <w:rFonts w:eastAsiaTheme="minorEastAsia"/>
          <w:b/>
          <w:bCs/>
          <w:sz w:val="22"/>
          <w:szCs w:val="20"/>
          <w:lang w:val="en-IN"/>
        </w:rPr>
        <w:t>Impact:</w:t>
      </w:r>
    </w:p>
    <w:p w14:paraId="02C96D1F" w14:textId="77777777" w:rsidR="00436854" w:rsidRPr="00436854" w:rsidRDefault="00436854" w:rsidP="00CE04D6">
      <w:pPr>
        <w:pStyle w:val="ListParagraph"/>
        <w:numPr>
          <w:ilvl w:val="0"/>
          <w:numId w:val="32"/>
        </w:numPr>
        <w:rPr>
          <w:rFonts w:eastAsiaTheme="minorEastAsia"/>
          <w:sz w:val="22"/>
          <w:szCs w:val="20"/>
          <w:lang w:val="en-IN"/>
        </w:rPr>
      </w:pPr>
      <w:r>
        <w:rPr>
          <w:rFonts w:eastAsiaTheme="minorEastAsia"/>
          <w:sz w:val="22"/>
          <w:szCs w:val="20"/>
          <w:lang w:val="en-IN"/>
        </w:rPr>
        <w:t>Empowered the sales, med-ed, and upper management teams with real-time insights into robotic system deployments, helping them track performance and optimize strategies.</w:t>
      </w:r>
    </w:p>
    <w:p w14:paraId="046BFCD5" w14:textId="77777777" w:rsidR="00436854" w:rsidRPr="00436854" w:rsidRDefault="00436854" w:rsidP="00CE04D6">
      <w:pPr>
        <w:pStyle w:val="ListParagraph"/>
        <w:numPr>
          <w:ilvl w:val="0"/>
          <w:numId w:val="32"/>
        </w:numPr>
        <w:rPr>
          <w:rFonts w:eastAsiaTheme="minorEastAsia"/>
          <w:sz w:val="22"/>
          <w:szCs w:val="20"/>
          <w:lang w:val="en-IN"/>
        </w:rPr>
      </w:pPr>
      <w:r>
        <w:rPr>
          <w:rFonts w:eastAsiaTheme="minorEastAsia"/>
          <w:sz w:val="22"/>
          <w:szCs w:val="20"/>
          <w:lang w:val="en-IN"/>
        </w:rPr>
        <w:t>Significantly increased development speed by utilizing GitHub Copilot, allowing for frequent app updates and rapid feedback loops from internal customers.</w:t>
      </w:r>
    </w:p>
    <w:p w14:paraId="3DCF1E32" w14:textId="77777777" w:rsidR="00436854" w:rsidRPr="00436854" w:rsidRDefault="00436854" w:rsidP="00CE04D6">
      <w:pPr>
        <w:pStyle w:val="ListParagraph"/>
        <w:numPr>
          <w:ilvl w:val="0"/>
          <w:numId w:val="32"/>
        </w:numPr>
        <w:rPr>
          <w:rFonts w:eastAsiaTheme="minorEastAsia"/>
          <w:sz w:val="22"/>
          <w:szCs w:val="20"/>
          <w:lang w:val="en-IN"/>
        </w:rPr>
      </w:pPr>
      <w:r>
        <w:rPr>
          <w:rFonts w:eastAsiaTheme="minorEastAsia"/>
          <w:sz w:val="22"/>
          <w:szCs w:val="20"/>
          <w:lang w:val="en-IN"/>
        </w:rPr>
        <w:t>Reduced manual effort in reporting by automating data collection and visualization processes.</w:t>
      </w:r>
    </w:p>
    <w:p w14:paraId="4DC63214" w14:textId="77777777" w:rsidR="00436854" w:rsidRPr="00436854" w:rsidRDefault="00436854" w:rsidP="00CE04D6">
      <w:pPr>
        <w:pStyle w:val="ListParagraph"/>
        <w:numPr>
          <w:ilvl w:val="0"/>
          <w:numId w:val="32"/>
        </w:numPr>
        <w:rPr>
          <w:rFonts w:eastAsiaTheme="minorEastAsia"/>
          <w:sz w:val="22"/>
          <w:szCs w:val="20"/>
          <w:lang w:val="en-IN"/>
        </w:rPr>
      </w:pPr>
      <w:r>
        <w:rPr>
          <w:rFonts w:eastAsiaTheme="minorEastAsia"/>
          <w:sz w:val="22"/>
          <w:szCs w:val="20"/>
          <w:lang w:val="en-IN"/>
        </w:rPr>
        <w:t>Provided essential data for decision-making, improving resource allocation and operational efficiency in hospitals.</w:t>
      </w:r>
    </w:p>
    <w:p w14:paraId="477C1696" w14:textId="77777777" w:rsidR="00436854" w:rsidRPr="00436854" w:rsidRDefault="00436854" w:rsidP="00CE04D6">
      <w:pPr>
        <w:pStyle w:val="ListParagraph"/>
        <w:numPr>
          <w:ilvl w:val="0"/>
          <w:numId w:val="32"/>
        </w:numPr>
        <w:rPr>
          <w:rFonts w:eastAsiaTheme="minorEastAsia"/>
          <w:sz w:val="22"/>
          <w:szCs w:val="20"/>
          <w:lang w:val="en-IN"/>
        </w:rPr>
      </w:pPr>
      <w:r>
        <w:rPr>
          <w:rFonts w:eastAsiaTheme="minorEastAsia"/>
          <w:sz w:val="22"/>
          <w:szCs w:val="20"/>
          <w:lang w:val="en-IN"/>
        </w:rPr>
        <w:t>Enabled cross-hospital comparison and analysis of trends, leading to targeted improvements in robotic system utilization.</w:t>
      </w:r>
    </w:p>
    <w:p w14:paraId="52559A9E" w14:textId="77777777" w:rsidR="00436854" w:rsidRPr="00436854" w:rsidRDefault="00436854" w:rsidP="00DF1666">
      <w:pPr>
        <w:rPr>
          <w:rFonts w:eastAsiaTheme="minorEastAsia"/>
          <w:sz w:val="22"/>
          <w:szCs w:val="20"/>
          <w:lang w:val="en-IN"/>
        </w:rPr>
      </w:pPr>
    </w:p>
    <w:p w14:paraId="4CA61880" w14:textId="77777777" w:rsidR="006B1938" w:rsidRDefault="006B1938" w:rsidP="00DF1666">
      <w:pPr>
        <w:rPr>
          <w:rFonts w:eastAsiaTheme="minorEastAsia"/>
          <w:b/>
          <w:bCs/>
          <w:sz w:val="22"/>
          <w:szCs w:val="20"/>
          <w:lang w:val="en-IN"/>
        </w:rPr>
      </w:pPr>
    </w:p>
    <w:p w14:paraId="64D7E795" w14:textId="77777777" w:rsidR="00ED3B28" w:rsidRDefault="00ED3B28" w:rsidP="00DF1666">
      <w:pPr>
        <w:rPr>
          <w:rFonts w:eastAsiaTheme="minorEastAsia"/>
          <w:b/>
          <w:bCs/>
          <w:sz w:val="22"/>
          <w:szCs w:val="20"/>
          <w:lang w:val="en-IN"/>
        </w:rPr>
      </w:pPr>
    </w:p>
    <w:p w14:paraId="1C6BCB9F" w14:textId="04E05FDA" w:rsidR="00ED3B28" w:rsidRDefault="00ED3B28" w:rsidP="00ED3B28">
      <w:pPr>
        <w:pStyle w:val="Heading3"/>
        <w:rPr>
          <w:rFonts w:eastAsiaTheme="minorEastAsia"/>
        </w:rPr>
      </w:pPr>
      <w:r>
        <w:rPr>
          <w:rFonts w:eastAsiaTheme="minorEastAsia"/>
        </w:rPr>
        <w:lastRenderedPageBreak/>
        <w:t>Saturn</w:t>
      </w:r>
    </w:p>
    <w:p w14:paraId="29F0B5E2" w14:textId="4DC2CDAC" w:rsidR="00394DF6" w:rsidRDefault="00DB3449" w:rsidP="00DF1666">
      <w:pPr>
        <w:rPr>
          <w:rFonts w:eastAsiaTheme="minorEastAsia"/>
          <w:sz w:val="22"/>
          <w:szCs w:val="20"/>
          <w:lang w:val="en-IN"/>
        </w:rPr>
      </w:pPr>
      <w:r>
        <w:rPr>
          <w:rFonts w:eastAsiaTheme="minorEastAsia"/>
          <w:sz w:val="22"/>
          <w:szCs w:val="20"/>
          <w:lang w:val="en-IN"/>
        </w:rPr>
        <w:t>November 2022 – May 2023</w:t>
      </w:r>
    </w:p>
    <w:p w14:paraId="3A1FFFA4" w14:textId="77777777" w:rsidR="0066325D" w:rsidRPr="0066325D" w:rsidRDefault="0066325D" w:rsidP="0066325D">
      <w:pPr>
        <w:rPr>
          <w:rFonts w:eastAsiaTheme="minorEastAsia"/>
          <w:b/>
          <w:bCs/>
          <w:sz w:val="22"/>
          <w:szCs w:val="20"/>
          <w:lang w:val="en-IN"/>
        </w:rPr>
      </w:pPr>
      <w:r>
        <w:rPr>
          <w:rFonts w:eastAsiaTheme="minorEastAsia"/>
          <w:b/>
          <w:bCs/>
          <w:sz w:val="22"/>
          <w:szCs w:val="20"/>
          <w:lang w:val="en-IN"/>
        </w:rPr>
        <w:t>Project Overview</w:t>
      </w:r>
    </w:p>
    <w:p w14:paraId="789F0254" w14:textId="77777777" w:rsidR="0066325D" w:rsidRPr="0066325D" w:rsidRDefault="0066325D" w:rsidP="0066325D">
      <w:pPr>
        <w:rPr>
          <w:rFonts w:eastAsiaTheme="minorEastAsia"/>
          <w:sz w:val="22"/>
          <w:szCs w:val="20"/>
          <w:lang w:val="en-IN"/>
        </w:rPr>
      </w:pPr>
      <w:r>
        <w:rPr>
          <w:rFonts w:eastAsiaTheme="minorEastAsia"/>
          <w:sz w:val="22"/>
          <w:szCs w:val="20"/>
          <w:lang w:val="en-IN"/>
        </w:rPr>
        <w:t>The Saturn release of NovaGuide View (NGV) aimed to improve medical data visualization, enhance exam workflows, real-time data streaming, and optimize post-exam report generation. This project expanded NGV functionalities for exam review, signal processing, image generation, and data streaming using advanced tools like FFMPEG and synthetic TCD data generation.</w:t>
      </w:r>
    </w:p>
    <w:p w14:paraId="072942DC" w14:textId="77777777" w:rsidR="0066325D" w:rsidRPr="0066325D" w:rsidRDefault="0066325D" w:rsidP="0066325D">
      <w:pPr>
        <w:rPr>
          <w:rFonts w:eastAsiaTheme="minorEastAsia"/>
          <w:b/>
          <w:bCs/>
          <w:sz w:val="22"/>
          <w:szCs w:val="20"/>
          <w:lang w:val="en-IN"/>
        </w:rPr>
      </w:pPr>
      <w:r>
        <w:rPr>
          <w:rFonts w:eastAsiaTheme="minorEastAsia"/>
          <w:b/>
          <w:bCs/>
          <w:sz w:val="22"/>
          <w:szCs w:val="20"/>
          <w:lang w:val="en-IN"/>
        </w:rPr>
        <w:t>Key Contributions</w:t>
      </w:r>
    </w:p>
    <w:p w14:paraId="54F6AC97" w14:textId="7BEE2237" w:rsidR="0066325D" w:rsidRPr="0066325D" w:rsidRDefault="0066325D" w:rsidP="00CE04D6">
      <w:pPr>
        <w:numPr>
          <w:ilvl w:val="0"/>
          <w:numId w:val="33"/>
        </w:numPr>
        <w:rPr>
          <w:rFonts w:eastAsiaTheme="minorEastAsia"/>
          <w:sz w:val="22"/>
          <w:szCs w:val="20"/>
          <w:lang w:val="en-IN"/>
        </w:rPr>
      </w:pPr>
      <w:r>
        <w:rPr>
          <w:rFonts w:eastAsiaTheme="minorEastAsia"/>
          <w:b/>
          <w:bCs/>
          <w:sz w:val="22"/>
          <w:szCs w:val="20"/>
          <w:lang w:val="en-IN"/>
        </w:rPr>
        <w:t>Test Strategy &amp; Automation</w:t>
      </w:r>
      <w:r>
        <w:rPr>
          <w:rFonts w:eastAsiaTheme="minorEastAsia"/>
          <w:sz w:val="22"/>
          <w:szCs w:val="20"/>
          <w:lang w:val="en-IN"/>
        </w:rPr>
        <w:t>: Developed the overall test strategy, including SRS verification, and created automated test suites using PyTest. Designed test cases covering both functional and non-functional requirements.</w:t>
      </w:r>
    </w:p>
    <w:p w14:paraId="1647FF50" w14:textId="0260C9AD" w:rsidR="0066325D" w:rsidRPr="0066325D" w:rsidRDefault="0066325D" w:rsidP="00CE04D6">
      <w:pPr>
        <w:numPr>
          <w:ilvl w:val="0"/>
          <w:numId w:val="33"/>
        </w:numPr>
        <w:rPr>
          <w:rFonts w:eastAsiaTheme="minorEastAsia"/>
          <w:sz w:val="22"/>
          <w:szCs w:val="20"/>
          <w:lang w:val="en-IN"/>
        </w:rPr>
      </w:pPr>
      <w:r>
        <w:rPr>
          <w:rFonts w:eastAsiaTheme="minorEastAsia"/>
          <w:b/>
          <w:bCs/>
          <w:sz w:val="22"/>
          <w:szCs w:val="20"/>
          <w:lang w:val="en-IN"/>
        </w:rPr>
        <w:t>Jenkins &amp; DevOps</w:t>
      </w:r>
      <w:r>
        <w:rPr>
          <w:rFonts w:eastAsiaTheme="minorEastAsia"/>
          <w:sz w:val="22"/>
          <w:szCs w:val="20"/>
          <w:lang w:val="en-IN"/>
        </w:rPr>
        <w:t>: Set up Jenkins for CI/CD, enabling automated builds and deployments across multiple microservices. Managed a separate test environment for isolated testing and integration.</w:t>
      </w:r>
    </w:p>
    <w:p w14:paraId="631A6D76" w14:textId="050CB10D" w:rsidR="0066325D" w:rsidRPr="0066325D" w:rsidRDefault="0066325D" w:rsidP="00CE04D6">
      <w:pPr>
        <w:numPr>
          <w:ilvl w:val="0"/>
          <w:numId w:val="33"/>
        </w:numPr>
        <w:rPr>
          <w:rFonts w:eastAsiaTheme="minorEastAsia"/>
          <w:sz w:val="22"/>
          <w:szCs w:val="20"/>
          <w:lang w:val="en-IN"/>
        </w:rPr>
      </w:pPr>
      <w:r>
        <w:rPr>
          <w:rFonts w:eastAsiaTheme="minorEastAsia"/>
          <w:b/>
          <w:bCs/>
          <w:sz w:val="22"/>
          <w:szCs w:val="20"/>
          <w:lang w:val="en-IN"/>
        </w:rPr>
        <w:t>Synthetic Data Tools</w:t>
      </w:r>
      <w:r>
        <w:rPr>
          <w:rFonts w:eastAsiaTheme="minorEastAsia"/>
          <w:sz w:val="22"/>
          <w:szCs w:val="20"/>
          <w:lang w:val="en-IN"/>
        </w:rPr>
        <w:t>: Created internal tools to generate synthetic TCD data, crucial for testing real-time streaming and playback services, ensuring robustness.</w:t>
      </w:r>
    </w:p>
    <w:p w14:paraId="07E63A10" w14:textId="772ECF30" w:rsidR="0066325D" w:rsidRPr="0066325D" w:rsidRDefault="0066325D" w:rsidP="00CE04D6">
      <w:pPr>
        <w:numPr>
          <w:ilvl w:val="0"/>
          <w:numId w:val="33"/>
        </w:numPr>
        <w:rPr>
          <w:rFonts w:eastAsiaTheme="minorEastAsia"/>
          <w:sz w:val="22"/>
          <w:szCs w:val="20"/>
          <w:lang w:val="en-IN"/>
        </w:rPr>
      </w:pPr>
      <w:r>
        <w:rPr>
          <w:rFonts w:eastAsiaTheme="minorEastAsia"/>
          <w:b/>
          <w:bCs/>
          <w:sz w:val="22"/>
          <w:szCs w:val="20"/>
          <w:lang w:val="en-IN"/>
        </w:rPr>
        <w:t>Mock API &amp; Integration Testing</w:t>
      </w:r>
      <w:r>
        <w:rPr>
          <w:rFonts w:eastAsiaTheme="minorEastAsia"/>
          <w:sz w:val="22"/>
          <w:szCs w:val="20"/>
          <w:lang w:val="en-IN"/>
        </w:rPr>
        <w:t>: Reviewed and implemented mock APIs to simulate real-world medical data, supporting seamless microservice integration and testing.</w:t>
      </w:r>
    </w:p>
    <w:p w14:paraId="264E2466" w14:textId="70CC7AF8" w:rsidR="0066325D" w:rsidRPr="0066325D" w:rsidRDefault="0066325D" w:rsidP="00CE04D6">
      <w:pPr>
        <w:numPr>
          <w:ilvl w:val="0"/>
          <w:numId w:val="33"/>
        </w:numPr>
        <w:rPr>
          <w:rFonts w:eastAsiaTheme="minorEastAsia"/>
          <w:sz w:val="22"/>
          <w:szCs w:val="20"/>
          <w:lang w:val="en-IN"/>
        </w:rPr>
      </w:pPr>
      <w:r>
        <w:rPr>
          <w:rFonts w:eastAsiaTheme="minorEastAsia"/>
          <w:b/>
          <w:bCs/>
          <w:sz w:val="22"/>
          <w:szCs w:val="20"/>
          <w:lang w:val="en-IN"/>
        </w:rPr>
        <w:t>FFMPEG &amp; Digital Audio</w:t>
      </w:r>
      <w:r>
        <w:rPr>
          <w:rFonts w:eastAsiaTheme="minorEastAsia"/>
          <w:sz w:val="22"/>
          <w:szCs w:val="20"/>
          <w:lang w:val="en-IN"/>
        </w:rPr>
        <w:t>: Gained expertise in digital audio fundamentals and binary data, leveraging FFMPEG for processing and synchronizing audio/video files for exam playback.</w:t>
      </w:r>
    </w:p>
    <w:p w14:paraId="1ED71374" w14:textId="77777777" w:rsidR="0066325D" w:rsidRPr="0066325D" w:rsidRDefault="0066325D" w:rsidP="0066325D">
      <w:pPr>
        <w:rPr>
          <w:rFonts w:eastAsiaTheme="minorEastAsia"/>
          <w:b/>
          <w:bCs/>
          <w:sz w:val="22"/>
          <w:szCs w:val="20"/>
          <w:lang w:val="en-IN"/>
        </w:rPr>
      </w:pPr>
      <w:r>
        <w:rPr>
          <w:rFonts w:eastAsiaTheme="minorEastAsia"/>
          <w:b/>
          <w:bCs/>
          <w:sz w:val="22"/>
          <w:szCs w:val="20"/>
          <w:lang w:val="en-IN"/>
        </w:rPr>
        <w:t>Technologies Used</w:t>
      </w:r>
    </w:p>
    <w:p w14:paraId="3C121E09" w14:textId="647CF1D4" w:rsidR="0066325D" w:rsidRPr="0066325D" w:rsidRDefault="0066325D" w:rsidP="00CE04D6">
      <w:pPr>
        <w:pStyle w:val="ListParagraph"/>
        <w:numPr>
          <w:ilvl w:val="0"/>
          <w:numId w:val="35"/>
        </w:numPr>
        <w:rPr>
          <w:rFonts w:eastAsiaTheme="minorEastAsia"/>
          <w:sz w:val="22"/>
          <w:szCs w:val="20"/>
          <w:lang w:val="en-IN"/>
        </w:rPr>
      </w:pPr>
      <w:r>
        <w:rPr>
          <w:rFonts w:eastAsiaTheme="minorEastAsia"/>
          <w:b/>
          <w:bCs/>
          <w:sz w:val="22"/>
          <w:szCs w:val="20"/>
          <w:lang w:val="en-IN"/>
        </w:rPr>
        <w:t>Testing Frameworks</w:t>
      </w:r>
      <w:r>
        <w:rPr>
          <w:rFonts w:eastAsiaTheme="minorEastAsia"/>
          <w:sz w:val="22"/>
          <w:szCs w:val="20"/>
          <w:lang w:val="en-IN"/>
        </w:rPr>
        <w:t>: PyTest, Playwright</w:t>
      </w:r>
    </w:p>
    <w:p w14:paraId="1E171165" w14:textId="77777777" w:rsidR="0066325D" w:rsidRPr="0066325D" w:rsidRDefault="0066325D" w:rsidP="00CE04D6">
      <w:pPr>
        <w:pStyle w:val="ListParagraph"/>
        <w:numPr>
          <w:ilvl w:val="0"/>
          <w:numId w:val="35"/>
        </w:numPr>
        <w:rPr>
          <w:rFonts w:eastAsiaTheme="minorEastAsia"/>
          <w:sz w:val="22"/>
          <w:szCs w:val="20"/>
          <w:lang w:val="en-IN"/>
        </w:rPr>
      </w:pPr>
      <w:r>
        <w:rPr>
          <w:rFonts w:eastAsiaTheme="minorEastAsia"/>
          <w:b/>
          <w:bCs/>
          <w:sz w:val="22"/>
          <w:szCs w:val="20"/>
          <w:lang w:val="en-IN"/>
        </w:rPr>
        <w:t>CI/CD Tools</w:t>
      </w:r>
      <w:r>
        <w:rPr>
          <w:rFonts w:eastAsiaTheme="minorEastAsia"/>
          <w:sz w:val="22"/>
          <w:szCs w:val="20"/>
          <w:lang w:val="en-IN"/>
        </w:rPr>
        <w:t>: Jenkins</w:t>
      </w:r>
    </w:p>
    <w:p w14:paraId="76030629" w14:textId="77777777" w:rsidR="0066325D" w:rsidRPr="0066325D" w:rsidRDefault="0066325D" w:rsidP="00CE04D6">
      <w:pPr>
        <w:pStyle w:val="ListParagraph"/>
        <w:numPr>
          <w:ilvl w:val="0"/>
          <w:numId w:val="35"/>
        </w:numPr>
        <w:rPr>
          <w:rFonts w:eastAsiaTheme="minorEastAsia"/>
          <w:sz w:val="22"/>
          <w:szCs w:val="20"/>
          <w:lang w:val="en-IN"/>
        </w:rPr>
      </w:pPr>
      <w:r>
        <w:rPr>
          <w:rFonts w:eastAsiaTheme="minorEastAsia"/>
          <w:b/>
          <w:bCs/>
          <w:sz w:val="22"/>
          <w:szCs w:val="20"/>
          <w:lang w:val="en-IN"/>
        </w:rPr>
        <w:t>Programming Languages</w:t>
      </w:r>
      <w:r>
        <w:rPr>
          <w:rFonts w:eastAsiaTheme="minorEastAsia"/>
          <w:sz w:val="22"/>
          <w:szCs w:val="20"/>
          <w:lang w:val="en-IN"/>
        </w:rPr>
        <w:t>: Python, Bash</w:t>
      </w:r>
    </w:p>
    <w:p w14:paraId="6D10551E" w14:textId="77777777" w:rsidR="0066325D" w:rsidRPr="0066325D" w:rsidRDefault="0066325D" w:rsidP="00CE04D6">
      <w:pPr>
        <w:pStyle w:val="ListParagraph"/>
        <w:numPr>
          <w:ilvl w:val="0"/>
          <w:numId w:val="35"/>
        </w:numPr>
        <w:rPr>
          <w:rFonts w:eastAsiaTheme="minorEastAsia"/>
          <w:sz w:val="22"/>
          <w:szCs w:val="20"/>
          <w:lang w:val="en-IN"/>
        </w:rPr>
      </w:pPr>
      <w:r>
        <w:rPr>
          <w:rFonts w:eastAsiaTheme="minorEastAsia"/>
          <w:b/>
          <w:bCs/>
          <w:sz w:val="22"/>
          <w:szCs w:val="20"/>
          <w:lang w:val="en-IN"/>
        </w:rPr>
        <w:t>Microservices</w:t>
      </w:r>
      <w:r>
        <w:rPr>
          <w:rFonts w:eastAsiaTheme="minorEastAsia"/>
          <w:sz w:val="22"/>
          <w:szCs w:val="20"/>
          <w:lang w:val="en-IN"/>
        </w:rPr>
        <w:t>: RESTful APIs, Google Cloud Run</w:t>
      </w:r>
    </w:p>
    <w:p w14:paraId="269E546A" w14:textId="77777777" w:rsidR="0066325D" w:rsidRPr="0066325D" w:rsidRDefault="0066325D" w:rsidP="00CE04D6">
      <w:pPr>
        <w:pStyle w:val="ListParagraph"/>
        <w:numPr>
          <w:ilvl w:val="0"/>
          <w:numId w:val="35"/>
        </w:numPr>
        <w:rPr>
          <w:rFonts w:eastAsiaTheme="minorEastAsia"/>
          <w:sz w:val="22"/>
          <w:szCs w:val="20"/>
          <w:lang w:val="en-IN"/>
        </w:rPr>
      </w:pPr>
      <w:r>
        <w:rPr>
          <w:rFonts w:eastAsiaTheme="minorEastAsia"/>
          <w:b/>
          <w:bCs/>
          <w:sz w:val="22"/>
          <w:szCs w:val="20"/>
          <w:lang w:val="en-IN"/>
        </w:rPr>
        <w:t>Tools</w:t>
      </w:r>
      <w:r>
        <w:rPr>
          <w:rFonts w:eastAsiaTheme="minorEastAsia"/>
          <w:sz w:val="22"/>
          <w:szCs w:val="20"/>
          <w:lang w:val="en-IN"/>
        </w:rPr>
        <w:t>: FFMPEG (video processing), Docker</w:t>
      </w:r>
    </w:p>
    <w:p w14:paraId="23192B5E" w14:textId="77777777" w:rsidR="0066325D" w:rsidRPr="0066325D" w:rsidRDefault="0066325D" w:rsidP="00CE04D6">
      <w:pPr>
        <w:pStyle w:val="ListParagraph"/>
        <w:numPr>
          <w:ilvl w:val="0"/>
          <w:numId w:val="35"/>
        </w:numPr>
        <w:rPr>
          <w:rFonts w:eastAsiaTheme="minorEastAsia"/>
          <w:sz w:val="22"/>
          <w:szCs w:val="20"/>
          <w:lang w:val="en-IN"/>
        </w:rPr>
      </w:pPr>
      <w:r>
        <w:rPr>
          <w:rFonts w:eastAsiaTheme="minorEastAsia"/>
          <w:b/>
          <w:bCs/>
          <w:sz w:val="22"/>
          <w:szCs w:val="20"/>
          <w:lang w:val="en-IN"/>
        </w:rPr>
        <w:t>Cloud Services</w:t>
      </w:r>
      <w:r>
        <w:rPr>
          <w:rFonts w:eastAsiaTheme="minorEastAsia"/>
          <w:sz w:val="22"/>
          <w:szCs w:val="20"/>
          <w:lang w:val="en-IN"/>
        </w:rPr>
        <w:t>: Google Cloud Platform (GCP), AWS (for notifications via Pinpoint)</w:t>
      </w:r>
    </w:p>
    <w:p w14:paraId="17A18C38" w14:textId="77777777" w:rsidR="0066325D" w:rsidRPr="0066325D" w:rsidRDefault="0066325D" w:rsidP="00CE04D6">
      <w:pPr>
        <w:pStyle w:val="ListParagraph"/>
        <w:numPr>
          <w:ilvl w:val="0"/>
          <w:numId w:val="35"/>
        </w:numPr>
        <w:rPr>
          <w:rFonts w:eastAsiaTheme="minorEastAsia"/>
          <w:sz w:val="22"/>
          <w:szCs w:val="20"/>
          <w:lang w:val="en-IN"/>
        </w:rPr>
      </w:pPr>
      <w:r>
        <w:rPr>
          <w:rFonts w:eastAsiaTheme="minorEastAsia"/>
          <w:b/>
          <w:bCs/>
          <w:sz w:val="22"/>
          <w:szCs w:val="20"/>
          <w:lang w:val="en-IN"/>
        </w:rPr>
        <w:t>Data Visualization &amp; Audio Processing</w:t>
      </w:r>
      <w:r>
        <w:rPr>
          <w:rFonts w:eastAsiaTheme="minorEastAsia"/>
          <w:sz w:val="22"/>
          <w:szCs w:val="20"/>
          <w:lang w:val="en-IN"/>
        </w:rPr>
        <w:t>: FFmpeg, Pillow, Websockets, GCS Fuse</w:t>
      </w:r>
    </w:p>
    <w:p w14:paraId="2B8CF65E" w14:textId="77777777" w:rsidR="0066325D" w:rsidRPr="0066325D" w:rsidRDefault="0066325D" w:rsidP="0066325D">
      <w:pPr>
        <w:rPr>
          <w:rFonts w:eastAsiaTheme="minorEastAsia"/>
          <w:b/>
          <w:bCs/>
          <w:sz w:val="22"/>
          <w:szCs w:val="20"/>
          <w:lang w:val="en-IN"/>
        </w:rPr>
      </w:pPr>
      <w:r>
        <w:rPr>
          <w:rFonts w:eastAsiaTheme="minorEastAsia"/>
          <w:b/>
          <w:bCs/>
          <w:sz w:val="22"/>
          <w:szCs w:val="20"/>
          <w:lang w:val="en-IN"/>
        </w:rPr>
        <w:t>Impact</w:t>
      </w:r>
    </w:p>
    <w:p w14:paraId="59D44C90" w14:textId="77777777" w:rsidR="0066325D" w:rsidRPr="0066325D" w:rsidRDefault="0066325D" w:rsidP="00CE04D6">
      <w:pPr>
        <w:pStyle w:val="ListParagraph"/>
        <w:numPr>
          <w:ilvl w:val="0"/>
          <w:numId w:val="34"/>
        </w:numPr>
        <w:rPr>
          <w:rFonts w:eastAsiaTheme="minorEastAsia"/>
          <w:sz w:val="22"/>
          <w:szCs w:val="20"/>
          <w:lang w:val="en-IN"/>
        </w:rPr>
      </w:pPr>
      <w:r>
        <w:rPr>
          <w:rFonts w:eastAsiaTheme="minorEastAsia"/>
          <w:sz w:val="22"/>
          <w:szCs w:val="20"/>
          <w:lang w:val="en-IN"/>
        </w:rPr>
        <w:t>Automated 60% of manual test cases, significantly reducing testing time.</w:t>
      </w:r>
    </w:p>
    <w:p w14:paraId="408A170A" w14:textId="77777777" w:rsidR="0066325D" w:rsidRPr="0066325D" w:rsidRDefault="0066325D" w:rsidP="00CE04D6">
      <w:pPr>
        <w:pStyle w:val="ListParagraph"/>
        <w:numPr>
          <w:ilvl w:val="0"/>
          <w:numId w:val="34"/>
        </w:numPr>
        <w:rPr>
          <w:rFonts w:eastAsiaTheme="minorEastAsia"/>
          <w:sz w:val="22"/>
          <w:szCs w:val="20"/>
          <w:lang w:val="en-IN"/>
        </w:rPr>
      </w:pPr>
      <w:r>
        <w:rPr>
          <w:rFonts w:eastAsiaTheme="minorEastAsia"/>
          <w:sz w:val="22"/>
          <w:szCs w:val="20"/>
          <w:lang w:val="en-IN"/>
        </w:rPr>
        <w:t>Improved product reliability by simulating real-time environments with synthetic data tools.</w:t>
      </w:r>
    </w:p>
    <w:p w14:paraId="0CA2B599" w14:textId="77777777" w:rsidR="0066325D" w:rsidRPr="0066325D" w:rsidRDefault="0066325D" w:rsidP="00CE04D6">
      <w:pPr>
        <w:pStyle w:val="ListParagraph"/>
        <w:numPr>
          <w:ilvl w:val="0"/>
          <w:numId w:val="34"/>
        </w:numPr>
        <w:rPr>
          <w:rFonts w:eastAsiaTheme="minorEastAsia"/>
          <w:sz w:val="22"/>
          <w:szCs w:val="20"/>
          <w:lang w:val="en-IN"/>
        </w:rPr>
      </w:pPr>
      <w:r>
        <w:rPr>
          <w:rFonts w:eastAsiaTheme="minorEastAsia"/>
          <w:sz w:val="22"/>
          <w:szCs w:val="20"/>
          <w:lang w:val="en-IN"/>
        </w:rPr>
        <w:t>Streamlined DevOps processes, enhancing deployment efficiency and team collaboration.</w:t>
      </w:r>
    </w:p>
    <w:p w14:paraId="2A9B0A16" w14:textId="77777777" w:rsidR="00F64199" w:rsidRDefault="00F64199" w:rsidP="00DF1666">
      <w:pPr>
        <w:rPr>
          <w:rFonts w:eastAsiaTheme="minorEastAsia"/>
          <w:sz w:val="22"/>
          <w:szCs w:val="20"/>
          <w:lang w:val="en-IN"/>
        </w:rPr>
      </w:pPr>
    </w:p>
    <w:p w14:paraId="10747E78" w14:textId="77777777" w:rsidR="0066325D" w:rsidRDefault="0066325D" w:rsidP="00DF1666">
      <w:pPr>
        <w:rPr>
          <w:rFonts w:eastAsiaTheme="minorEastAsia"/>
          <w:sz w:val="22"/>
          <w:szCs w:val="20"/>
          <w:lang w:val="en-IN"/>
        </w:rPr>
      </w:pPr>
    </w:p>
    <w:p w14:paraId="704D54FC" w14:textId="77777777" w:rsidR="0066325D" w:rsidRDefault="0066325D" w:rsidP="00DF1666">
      <w:pPr>
        <w:rPr>
          <w:rFonts w:eastAsiaTheme="minorEastAsia"/>
          <w:sz w:val="22"/>
          <w:szCs w:val="20"/>
          <w:lang w:val="en-IN"/>
        </w:rPr>
      </w:pPr>
    </w:p>
    <w:p w14:paraId="44C33449" w14:textId="1641DA5B" w:rsidR="00C53111" w:rsidRDefault="00C53111" w:rsidP="00C53111">
      <w:pPr>
        <w:pStyle w:val="Heading3"/>
        <w:rPr>
          <w:rFonts w:eastAsiaTheme="minorEastAsia"/>
        </w:rPr>
      </w:pPr>
      <w:r>
        <w:rPr>
          <w:rFonts w:eastAsiaTheme="minorEastAsia"/>
        </w:rPr>
        <w:lastRenderedPageBreak/>
        <w:t>Jupiter</w:t>
      </w:r>
    </w:p>
    <w:p w14:paraId="4E47EE74" w14:textId="623C1241" w:rsidR="00C53111" w:rsidRDefault="00C53111" w:rsidP="00C53111">
      <w:pPr>
        <w:rPr>
          <w:rFonts w:eastAsiaTheme="minorEastAsia"/>
          <w:lang w:val="x-none" w:eastAsia="x-none"/>
        </w:rPr>
      </w:pPr>
      <w:r>
        <w:rPr>
          <w:rFonts w:eastAsiaTheme="minorEastAsia"/>
          <w:lang w:val="x-none" w:eastAsia="x-none"/>
        </w:rPr>
        <w:t>April 2022 - October 2022</w:t>
      </w:r>
    </w:p>
    <w:p w14:paraId="533D2284" w14:textId="77777777" w:rsidR="00191327" w:rsidRPr="00191327" w:rsidRDefault="00191327" w:rsidP="00191327">
      <w:pPr>
        <w:rPr>
          <w:rFonts w:eastAsiaTheme="minorEastAsia"/>
          <w:lang w:val="en-IN" w:eastAsia="x-none"/>
        </w:rPr>
      </w:pPr>
      <w:r>
        <w:rPr>
          <w:rFonts w:eastAsiaTheme="minorEastAsia"/>
          <w:b/>
          <w:bCs/>
          <w:lang w:val="en-IN" w:eastAsia="x-none"/>
        </w:rPr>
        <w:t>Project Overview:</w:t>
      </w:r>
      <w:r>
        <w:rPr>
          <w:rFonts w:eastAsiaTheme="minorEastAsia"/>
          <w:lang w:val="en-IN" w:eastAsia="x-none"/>
        </w:rPr>
        <w:t xml:space="preserve"> The </w:t>
      </w:r>
      <w:r>
        <w:rPr>
          <w:rFonts w:eastAsiaTheme="minorEastAsia"/>
          <w:i/>
          <w:iCs/>
          <w:lang w:val="en-IN" w:eastAsia="x-none"/>
        </w:rPr>
        <w:t>Jupiter Release</w:t>
      </w:r>
      <w:r>
        <w:rPr>
          <w:rFonts w:eastAsiaTheme="minorEastAsia"/>
          <w:lang w:val="en-IN" w:eastAsia="x-none"/>
        </w:rPr>
        <w:t xml:space="preserve"> was focused on enhancing NovaSignal’s NovaGuide View (NGV) system for secure healthcare data integration and real-time monitoring. It introduced new capabilities, such as advanced reporting, cloud-based data exchange using HL7 and DICOM standards, and infrastructure improvements for hospitals and cloud systems. The project aimed to ensure robust, secure data transmission between hospital EMR systems and cloud services while complying with healthcare regulations.</w:t>
      </w:r>
    </w:p>
    <w:p w14:paraId="6B61F2A6" w14:textId="77777777" w:rsidR="00191327" w:rsidRPr="00191327" w:rsidRDefault="00191327" w:rsidP="00191327">
      <w:pPr>
        <w:rPr>
          <w:rFonts w:eastAsiaTheme="minorEastAsia"/>
          <w:lang w:val="en-IN" w:eastAsia="x-none"/>
        </w:rPr>
      </w:pPr>
      <w:r>
        <w:rPr>
          <w:rFonts w:eastAsiaTheme="minorEastAsia"/>
          <w:b/>
          <w:bCs/>
          <w:lang w:val="en-IN" w:eastAsia="x-none"/>
        </w:rPr>
        <w:t>Key Contributions:</w:t>
      </w:r>
    </w:p>
    <w:p w14:paraId="27A6BC33" w14:textId="77777777" w:rsidR="00191327" w:rsidRPr="002703F7" w:rsidRDefault="00191327" w:rsidP="00CE04D6">
      <w:pPr>
        <w:pStyle w:val="ListParagraph"/>
        <w:numPr>
          <w:ilvl w:val="0"/>
          <w:numId w:val="38"/>
        </w:numPr>
        <w:rPr>
          <w:rFonts w:eastAsiaTheme="minorEastAsia"/>
          <w:lang w:val="en-IN" w:eastAsia="x-none"/>
        </w:rPr>
      </w:pPr>
      <w:r>
        <w:rPr>
          <w:rFonts w:eastAsiaTheme="minorEastAsia"/>
          <w:b/>
          <w:bCs/>
          <w:lang w:val="en-IN" w:eastAsia="x-none"/>
        </w:rPr>
        <w:t>Test Automation:</w:t>
      </w:r>
      <w:r>
        <w:rPr>
          <w:rFonts w:eastAsiaTheme="minorEastAsia"/>
          <w:lang w:val="en-IN" w:eastAsia="x-none"/>
        </w:rPr>
        <w:t xml:space="preserve"> Automated UI and API testing for key features, including reporting, qCH, core, transmission, and HL7 transformer, improving test coverage and efficiency.</w:t>
      </w:r>
    </w:p>
    <w:p w14:paraId="428EA79A" w14:textId="77777777" w:rsidR="00191327" w:rsidRPr="002703F7" w:rsidRDefault="00191327" w:rsidP="00CE04D6">
      <w:pPr>
        <w:pStyle w:val="ListParagraph"/>
        <w:numPr>
          <w:ilvl w:val="0"/>
          <w:numId w:val="38"/>
        </w:numPr>
        <w:rPr>
          <w:rFonts w:eastAsiaTheme="minorEastAsia"/>
          <w:lang w:val="en-IN" w:eastAsia="x-none"/>
        </w:rPr>
      </w:pPr>
      <w:r>
        <w:rPr>
          <w:rFonts w:eastAsiaTheme="minorEastAsia"/>
          <w:b/>
          <w:bCs/>
          <w:lang w:val="en-IN" w:eastAsia="x-none"/>
        </w:rPr>
        <w:t>EMR Simulator Development:</w:t>
      </w:r>
      <w:r>
        <w:rPr>
          <w:rFonts w:eastAsiaTheme="minorEastAsia"/>
          <w:lang w:val="en-IN" w:eastAsia="x-none"/>
        </w:rPr>
        <w:t xml:space="preserve"> Developed a full-stack EMR simulator to replicate hospital-side workflows using Flask (API), Pynetdicom (DICOM), and HL7 protocols, enabling thorough testing of healthcare data exchange.</w:t>
      </w:r>
    </w:p>
    <w:p w14:paraId="75C085D3" w14:textId="77777777" w:rsidR="00191327" w:rsidRPr="002703F7" w:rsidRDefault="00191327" w:rsidP="00CE04D6">
      <w:pPr>
        <w:pStyle w:val="ListParagraph"/>
        <w:numPr>
          <w:ilvl w:val="0"/>
          <w:numId w:val="38"/>
        </w:numPr>
        <w:rPr>
          <w:rFonts w:eastAsiaTheme="minorEastAsia"/>
          <w:lang w:val="en-IN" w:eastAsia="x-none"/>
        </w:rPr>
      </w:pPr>
      <w:r>
        <w:rPr>
          <w:rFonts w:eastAsiaTheme="minorEastAsia"/>
          <w:b/>
          <w:bCs/>
          <w:lang w:val="en-IN" w:eastAsia="x-none"/>
        </w:rPr>
        <w:t>Virtual Hospital Setup:</w:t>
      </w:r>
      <w:r>
        <w:rPr>
          <w:rFonts w:eastAsiaTheme="minorEastAsia"/>
          <w:lang w:val="en-IN" w:eastAsia="x-none"/>
        </w:rPr>
        <w:t xml:space="preserve"> Designed and deployed complex VPC networks in GCP with serverless VPC connectors, ensuring secure and efficient data flow between hospital systems and cloud services.</w:t>
      </w:r>
    </w:p>
    <w:p w14:paraId="75DAE968" w14:textId="77777777" w:rsidR="00191327" w:rsidRPr="002703F7" w:rsidRDefault="00191327" w:rsidP="00CE04D6">
      <w:pPr>
        <w:pStyle w:val="ListParagraph"/>
        <w:numPr>
          <w:ilvl w:val="0"/>
          <w:numId w:val="38"/>
        </w:numPr>
        <w:rPr>
          <w:rFonts w:eastAsiaTheme="minorEastAsia"/>
          <w:lang w:val="en-IN" w:eastAsia="x-none"/>
        </w:rPr>
      </w:pPr>
      <w:r>
        <w:rPr>
          <w:rFonts w:eastAsiaTheme="minorEastAsia"/>
          <w:b/>
          <w:bCs/>
          <w:lang w:val="en-IN" w:eastAsia="x-none"/>
        </w:rPr>
        <w:t>Cybersecurity &amp; Penetration Testing:</w:t>
      </w:r>
      <w:r>
        <w:rPr>
          <w:rFonts w:eastAsiaTheme="minorEastAsia"/>
          <w:lang w:val="en-IN" w:eastAsia="x-none"/>
        </w:rPr>
        <w:t xml:space="preserve"> Supported penetration testing, contributing to the security of healthcare data pipelines and compliance with industry standards.</w:t>
      </w:r>
    </w:p>
    <w:p w14:paraId="6A39416D" w14:textId="77777777" w:rsidR="00191327" w:rsidRPr="002703F7" w:rsidRDefault="00191327" w:rsidP="00CE04D6">
      <w:pPr>
        <w:pStyle w:val="ListParagraph"/>
        <w:numPr>
          <w:ilvl w:val="0"/>
          <w:numId w:val="38"/>
        </w:numPr>
        <w:rPr>
          <w:rFonts w:eastAsiaTheme="minorEastAsia"/>
          <w:lang w:val="en-IN" w:eastAsia="x-none"/>
        </w:rPr>
      </w:pPr>
      <w:r>
        <w:rPr>
          <w:rFonts w:eastAsiaTheme="minorEastAsia"/>
          <w:b/>
          <w:bCs/>
          <w:lang w:val="en-IN" w:eastAsia="x-none"/>
        </w:rPr>
        <w:t>Infrastructure Testing Tool:</w:t>
      </w:r>
      <w:r>
        <w:rPr>
          <w:rFonts w:eastAsiaTheme="minorEastAsia"/>
          <w:lang w:val="en-IN" w:eastAsia="x-none"/>
        </w:rPr>
        <w:t xml:space="preserve"> Built a tool to validate the infrastructure setup by comparing microservices, storage, and databases against a golden configuration, ensuring system integrity.</w:t>
      </w:r>
    </w:p>
    <w:p w14:paraId="318FDC2C" w14:textId="77777777" w:rsidR="00191327" w:rsidRPr="00191327" w:rsidRDefault="00191327" w:rsidP="00191327">
      <w:pPr>
        <w:rPr>
          <w:rFonts w:eastAsiaTheme="minorEastAsia"/>
          <w:lang w:val="en-IN" w:eastAsia="x-none"/>
        </w:rPr>
      </w:pPr>
      <w:r>
        <w:rPr>
          <w:rFonts w:eastAsiaTheme="minorEastAsia"/>
          <w:b/>
          <w:bCs/>
          <w:lang w:val="en-IN" w:eastAsia="x-none"/>
        </w:rPr>
        <w:t>Technologies Used:</w:t>
      </w:r>
    </w:p>
    <w:p w14:paraId="76FE5B33" w14:textId="77777777" w:rsidR="00191327" w:rsidRPr="002703F7" w:rsidRDefault="00191327" w:rsidP="00CE04D6">
      <w:pPr>
        <w:pStyle w:val="ListParagraph"/>
        <w:numPr>
          <w:ilvl w:val="0"/>
          <w:numId w:val="37"/>
        </w:numPr>
        <w:rPr>
          <w:rFonts w:eastAsiaTheme="minorEastAsia"/>
          <w:lang w:val="en-IN" w:eastAsia="x-none"/>
        </w:rPr>
      </w:pPr>
      <w:r>
        <w:rPr>
          <w:rFonts w:eastAsiaTheme="minorEastAsia"/>
          <w:b/>
          <w:bCs/>
          <w:lang w:val="en-IN" w:eastAsia="x-none"/>
        </w:rPr>
        <w:t>Languages &amp; Frameworks:</w:t>
      </w:r>
      <w:r>
        <w:rPr>
          <w:rFonts w:eastAsiaTheme="minorEastAsia"/>
          <w:lang w:val="en-IN" w:eastAsia="x-none"/>
        </w:rPr>
        <w:t xml:space="preserve"> Python, Flask, Docker</w:t>
      </w:r>
    </w:p>
    <w:p w14:paraId="16FD9DDA" w14:textId="77777777" w:rsidR="00191327" w:rsidRPr="002703F7" w:rsidRDefault="00191327" w:rsidP="00CE04D6">
      <w:pPr>
        <w:pStyle w:val="ListParagraph"/>
        <w:numPr>
          <w:ilvl w:val="0"/>
          <w:numId w:val="37"/>
        </w:numPr>
        <w:rPr>
          <w:rFonts w:eastAsiaTheme="minorEastAsia"/>
          <w:lang w:val="en-IN" w:eastAsia="x-none"/>
        </w:rPr>
      </w:pPr>
      <w:r>
        <w:rPr>
          <w:rFonts w:eastAsiaTheme="minorEastAsia"/>
          <w:b/>
          <w:bCs/>
          <w:lang w:val="en-IN" w:eastAsia="x-none"/>
        </w:rPr>
        <w:t>Cloud Services:</w:t>
      </w:r>
      <w:r>
        <w:rPr>
          <w:rFonts w:eastAsiaTheme="minorEastAsia"/>
          <w:lang w:val="en-IN" w:eastAsia="x-none"/>
        </w:rPr>
        <w:t xml:space="preserve"> GCP (Cloud Run, SQL, Storage), Serverless VPC Connectors</w:t>
      </w:r>
    </w:p>
    <w:p w14:paraId="1A9D8472" w14:textId="77777777" w:rsidR="00191327" w:rsidRPr="002703F7" w:rsidRDefault="00191327" w:rsidP="00CE04D6">
      <w:pPr>
        <w:pStyle w:val="ListParagraph"/>
        <w:numPr>
          <w:ilvl w:val="0"/>
          <w:numId w:val="37"/>
        </w:numPr>
        <w:rPr>
          <w:rFonts w:eastAsiaTheme="minorEastAsia"/>
          <w:lang w:val="en-IN" w:eastAsia="x-none"/>
        </w:rPr>
      </w:pPr>
      <w:r>
        <w:rPr>
          <w:rFonts w:eastAsiaTheme="minorEastAsia"/>
          <w:b/>
          <w:bCs/>
          <w:lang w:val="en-IN" w:eastAsia="x-none"/>
        </w:rPr>
        <w:t>Healthcare Standards:</w:t>
      </w:r>
      <w:r>
        <w:rPr>
          <w:rFonts w:eastAsiaTheme="minorEastAsia"/>
          <w:lang w:val="en-IN" w:eastAsia="x-none"/>
        </w:rPr>
        <w:t xml:space="preserve"> DICOM, HL7, MLLP</w:t>
      </w:r>
    </w:p>
    <w:p w14:paraId="27EED17F" w14:textId="19273342" w:rsidR="00191327" w:rsidRPr="002703F7" w:rsidRDefault="00191327" w:rsidP="00CE04D6">
      <w:pPr>
        <w:pStyle w:val="ListParagraph"/>
        <w:numPr>
          <w:ilvl w:val="0"/>
          <w:numId w:val="37"/>
        </w:numPr>
        <w:rPr>
          <w:rFonts w:eastAsiaTheme="minorEastAsia"/>
          <w:lang w:val="en-IN" w:eastAsia="x-none"/>
        </w:rPr>
      </w:pPr>
      <w:r>
        <w:rPr>
          <w:rFonts w:eastAsiaTheme="minorEastAsia"/>
          <w:b/>
          <w:bCs/>
          <w:lang w:val="en-IN" w:eastAsia="x-none"/>
        </w:rPr>
        <w:t>Testing Tools:</w:t>
      </w:r>
      <w:r>
        <w:rPr>
          <w:rFonts w:eastAsiaTheme="minorEastAsia"/>
          <w:lang w:val="en-IN" w:eastAsia="x-none"/>
        </w:rPr>
        <w:t xml:space="preserve"> PyTest, Playwright</w:t>
      </w:r>
    </w:p>
    <w:p w14:paraId="0FE7C4F0" w14:textId="77777777" w:rsidR="00191327" w:rsidRPr="002703F7" w:rsidRDefault="00191327" w:rsidP="00CE04D6">
      <w:pPr>
        <w:pStyle w:val="ListParagraph"/>
        <w:numPr>
          <w:ilvl w:val="0"/>
          <w:numId w:val="37"/>
        </w:numPr>
        <w:rPr>
          <w:rFonts w:eastAsiaTheme="minorEastAsia"/>
          <w:lang w:val="en-IN" w:eastAsia="x-none"/>
        </w:rPr>
      </w:pPr>
      <w:r>
        <w:rPr>
          <w:rFonts w:eastAsiaTheme="minorEastAsia"/>
          <w:b/>
          <w:bCs/>
          <w:lang w:val="en-IN" w:eastAsia="x-none"/>
        </w:rPr>
        <w:t>Security:</w:t>
      </w:r>
      <w:r>
        <w:rPr>
          <w:rFonts w:eastAsiaTheme="minorEastAsia"/>
          <w:lang w:val="en-IN" w:eastAsia="x-none"/>
        </w:rPr>
        <w:t xml:space="preserve"> Penetration testing, GCP firewalls, secure VPC networks</w:t>
      </w:r>
    </w:p>
    <w:p w14:paraId="497AEFD2" w14:textId="77777777" w:rsidR="00191327" w:rsidRPr="00191327" w:rsidRDefault="00191327" w:rsidP="00191327">
      <w:pPr>
        <w:rPr>
          <w:rFonts w:eastAsiaTheme="minorEastAsia"/>
          <w:lang w:val="en-IN" w:eastAsia="x-none"/>
        </w:rPr>
      </w:pPr>
      <w:r>
        <w:rPr>
          <w:rFonts w:eastAsiaTheme="minorEastAsia"/>
          <w:b/>
          <w:bCs/>
          <w:lang w:val="en-IN" w:eastAsia="x-none"/>
        </w:rPr>
        <w:t>Impact:</w:t>
      </w:r>
    </w:p>
    <w:p w14:paraId="0C4F33D1" w14:textId="77777777" w:rsidR="00191327" w:rsidRPr="00191327" w:rsidRDefault="00191327" w:rsidP="00CE04D6">
      <w:pPr>
        <w:pStyle w:val="ListParagraph"/>
        <w:numPr>
          <w:ilvl w:val="0"/>
          <w:numId w:val="36"/>
        </w:numPr>
        <w:rPr>
          <w:rFonts w:eastAsiaTheme="minorEastAsia"/>
          <w:lang w:val="en-IN"/>
        </w:rPr>
      </w:pPr>
      <w:r>
        <w:rPr>
          <w:rFonts w:eastAsiaTheme="minorEastAsia"/>
          <w:lang w:val="en-IN"/>
        </w:rPr>
        <w:t>Accelerated release cycles through automated testing.</w:t>
      </w:r>
    </w:p>
    <w:p w14:paraId="55839B50" w14:textId="77777777" w:rsidR="00191327" w:rsidRPr="00191327" w:rsidRDefault="00191327" w:rsidP="00CE04D6">
      <w:pPr>
        <w:pStyle w:val="ListParagraph"/>
        <w:numPr>
          <w:ilvl w:val="0"/>
          <w:numId w:val="36"/>
        </w:numPr>
        <w:rPr>
          <w:rFonts w:eastAsiaTheme="minorEastAsia"/>
          <w:lang w:val="en-IN"/>
        </w:rPr>
      </w:pPr>
      <w:r>
        <w:rPr>
          <w:rFonts w:eastAsiaTheme="minorEastAsia"/>
          <w:lang w:val="en-IN"/>
        </w:rPr>
        <w:t>Enhanced data security and compliance with healthcare standards.</w:t>
      </w:r>
    </w:p>
    <w:p w14:paraId="34EA235B" w14:textId="77777777" w:rsidR="00191327" w:rsidRPr="00191327" w:rsidRDefault="00191327" w:rsidP="00CE04D6">
      <w:pPr>
        <w:pStyle w:val="ListParagraph"/>
        <w:numPr>
          <w:ilvl w:val="0"/>
          <w:numId w:val="36"/>
        </w:numPr>
        <w:rPr>
          <w:rFonts w:eastAsiaTheme="minorEastAsia"/>
          <w:lang w:val="en-IN"/>
        </w:rPr>
      </w:pPr>
      <w:r>
        <w:rPr>
          <w:rFonts w:eastAsiaTheme="minorEastAsia"/>
          <w:lang w:val="en-IN"/>
        </w:rPr>
        <w:t>Improved cloud-to-hospital system integration through secure infrastructure and validation tools.</w:t>
      </w:r>
    </w:p>
    <w:p w14:paraId="38618C16" w14:textId="77777777" w:rsidR="00C53111" w:rsidRDefault="00C53111" w:rsidP="00C53111">
      <w:pPr>
        <w:rPr>
          <w:rFonts w:eastAsiaTheme="minorEastAsia"/>
          <w:lang w:val="x-none" w:eastAsia="x-none"/>
        </w:rPr>
      </w:pPr>
    </w:p>
    <w:p w14:paraId="2F9A747A" w14:textId="77777777" w:rsidR="006B4593" w:rsidRDefault="006B4593" w:rsidP="00C53111">
      <w:pPr>
        <w:rPr>
          <w:rFonts w:eastAsiaTheme="minorEastAsia"/>
          <w:lang w:val="x-none" w:eastAsia="x-none"/>
        </w:rPr>
      </w:pPr>
    </w:p>
    <w:p w14:paraId="0580254A" w14:textId="742E616E" w:rsidR="006B4593" w:rsidRDefault="006B4593" w:rsidP="000F5192">
      <w:pPr>
        <w:pStyle w:val="Heading3"/>
        <w:rPr>
          <w:rFonts w:eastAsiaTheme="minorEastAsia"/>
        </w:rPr>
      </w:pPr>
      <w:r>
        <w:rPr>
          <w:rFonts w:eastAsiaTheme="minorEastAsia"/>
        </w:rPr>
        <w:lastRenderedPageBreak/>
        <w:t>Galileo</w:t>
      </w:r>
    </w:p>
    <w:p w14:paraId="3B3DF700" w14:textId="526B4F87" w:rsidR="000F5192" w:rsidRDefault="008D74C1" w:rsidP="000F5192">
      <w:pPr>
        <w:rPr>
          <w:rFonts w:eastAsiaTheme="minorEastAsia"/>
          <w:lang w:val="x-none" w:eastAsia="x-none"/>
        </w:rPr>
      </w:pPr>
      <w:r>
        <w:rPr>
          <w:rFonts w:eastAsiaTheme="minorEastAsia"/>
          <w:lang w:val="x-none" w:eastAsia="x-none"/>
        </w:rPr>
        <w:t>July 2021 – April 2022</w:t>
      </w:r>
    </w:p>
    <w:p w14:paraId="4E8C511F" w14:textId="77777777" w:rsidR="008D74C1" w:rsidRPr="008D74C1" w:rsidRDefault="008D74C1" w:rsidP="008D74C1">
      <w:pPr>
        <w:rPr>
          <w:rFonts w:eastAsiaTheme="minorEastAsia"/>
          <w:b/>
          <w:bCs/>
          <w:lang w:val="en-IN" w:eastAsia="x-none"/>
        </w:rPr>
      </w:pPr>
      <w:r>
        <w:rPr>
          <w:rFonts w:eastAsiaTheme="minorEastAsia"/>
          <w:b/>
          <w:bCs/>
          <w:lang w:val="en-IN" w:eastAsia="x-none"/>
        </w:rPr>
        <w:t>Project Overview</w:t>
      </w:r>
    </w:p>
    <w:p w14:paraId="7810F158" w14:textId="77777777" w:rsidR="008D74C1" w:rsidRPr="008D74C1" w:rsidRDefault="008D74C1" w:rsidP="008D74C1">
      <w:pPr>
        <w:rPr>
          <w:rFonts w:eastAsiaTheme="minorEastAsia"/>
          <w:lang w:val="en-IN" w:eastAsia="x-none"/>
        </w:rPr>
      </w:pPr>
      <w:r>
        <w:rPr>
          <w:rFonts w:eastAsiaTheme="minorEastAsia"/>
          <w:lang w:val="en-IN" w:eastAsia="x-none"/>
        </w:rPr>
        <w:t>The Galileo project focused on enhancing NovaSignal’s cloud-based platform for managing Transcranial Doppler (TCD) exams. It provided secure storage, real-time streaming of exam data, and improved reporting. The platform integrated with hospital systems using DICOM and PACS standards, giving clinicians remote access to patient data through a Progressive Web App (PWA).</w:t>
      </w:r>
    </w:p>
    <w:p w14:paraId="3D07AA11" w14:textId="77777777" w:rsidR="008D74C1" w:rsidRPr="008D74C1" w:rsidRDefault="008D74C1" w:rsidP="008D74C1">
      <w:pPr>
        <w:rPr>
          <w:rFonts w:eastAsiaTheme="minorEastAsia"/>
          <w:b/>
          <w:bCs/>
          <w:lang w:val="en-IN" w:eastAsia="x-none"/>
        </w:rPr>
      </w:pPr>
      <w:r>
        <w:rPr>
          <w:rFonts w:eastAsiaTheme="minorEastAsia"/>
          <w:b/>
          <w:bCs/>
          <w:lang w:val="en-IN" w:eastAsia="x-none"/>
        </w:rPr>
        <w:t>Key Contributions</w:t>
      </w:r>
    </w:p>
    <w:p w14:paraId="6A1413A2" w14:textId="77777777" w:rsidR="008D74C1" w:rsidRPr="008D74C1" w:rsidRDefault="008D74C1" w:rsidP="00CE04D6">
      <w:pPr>
        <w:pStyle w:val="ListParagraph"/>
        <w:numPr>
          <w:ilvl w:val="0"/>
          <w:numId w:val="41"/>
        </w:numPr>
        <w:rPr>
          <w:rFonts w:eastAsiaTheme="minorEastAsia"/>
          <w:lang w:val="en-IN" w:eastAsia="x-none"/>
        </w:rPr>
      </w:pPr>
      <w:r>
        <w:rPr>
          <w:rFonts w:eastAsiaTheme="minorEastAsia"/>
          <w:b/>
          <w:bCs/>
          <w:lang w:val="en-IN" w:eastAsia="x-none"/>
        </w:rPr>
        <w:t>Microservices Testing</w:t>
      </w:r>
      <w:r>
        <w:rPr>
          <w:rFonts w:eastAsiaTheme="minorEastAsia"/>
          <w:lang w:val="en-IN" w:eastAsia="x-none"/>
        </w:rPr>
        <w:t>: Conducted testing for key microservices like qCH, reporting, core API, and transmission to ensure reliability. This involved writing and executing test cases based on system requirements (SRS).</w:t>
      </w:r>
    </w:p>
    <w:p w14:paraId="1F42164E" w14:textId="77777777" w:rsidR="008D74C1" w:rsidRPr="008D74C1" w:rsidRDefault="008D74C1" w:rsidP="00CE04D6">
      <w:pPr>
        <w:pStyle w:val="ListParagraph"/>
        <w:numPr>
          <w:ilvl w:val="0"/>
          <w:numId w:val="41"/>
        </w:numPr>
        <w:rPr>
          <w:rFonts w:eastAsiaTheme="minorEastAsia"/>
          <w:lang w:val="en-IN" w:eastAsia="x-none"/>
        </w:rPr>
      </w:pPr>
      <w:r>
        <w:rPr>
          <w:rFonts w:eastAsiaTheme="minorEastAsia"/>
          <w:b/>
          <w:bCs/>
          <w:lang w:val="en-IN" w:eastAsia="x-none"/>
        </w:rPr>
        <w:t>SOUP Creator Tool</w:t>
      </w:r>
      <w:r>
        <w:rPr>
          <w:rFonts w:eastAsiaTheme="minorEastAsia"/>
          <w:lang w:val="en-IN" w:eastAsia="x-none"/>
        </w:rPr>
        <w:t>: Developed a tool that analyzed GitHub repositories, extracting dependencies to compile a list for security reviews. The tool helped identify potential vulnerabilities in open-source components.</w:t>
      </w:r>
    </w:p>
    <w:p w14:paraId="455E69C1" w14:textId="77777777" w:rsidR="008D74C1" w:rsidRPr="008D74C1" w:rsidRDefault="008D74C1" w:rsidP="00CE04D6">
      <w:pPr>
        <w:pStyle w:val="ListParagraph"/>
        <w:numPr>
          <w:ilvl w:val="0"/>
          <w:numId w:val="41"/>
        </w:numPr>
        <w:rPr>
          <w:rFonts w:eastAsiaTheme="minorEastAsia"/>
          <w:lang w:val="en-IN" w:eastAsia="x-none"/>
        </w:rPr>
      </w:pPr>
      <w:r>
        <w:rPr>
          <w:rFonts w:eastAsiaTheme="minorEastAsia"/>
          <w:b/>
          <w:bCs/>
          <w:lang w:val="en-IN" w:eastAsia="x-none"/>
        </w:rPr>
        <w:t>PACS Server Setup</w:t>
      </w:r>
      <w:r>
        <w:rPr>
          <w:rFonts w:eastAsiaTheme="minorEastAsia"/>
          <w:lang w:val="en-IN" w:eastAsia="x-none"/>
        </w:rPr>
        <w:t>: Set up a PACS server in the cloud, enabling secure storage and retrieval of medical images, facilitating sharing between hospitals and clinicians.</w:t>
      </w:r>
    </w:p>
    <w:p w14:paraId="520BEC86" w14:textId="77777777" w:rsidR="008D74C1" w:rsidRPr="008D74C1" w:rsidRDefault="008D74C1" w:rsidP="00CE04D6">
      <w:pPr>
        <w:pStyle w:val="ListParagraph"/>
        <w:numPr>
          <w:ilvl w:val="0"/>
          <w:numId w:val="41"/>
        </w:numPr>
        <w:rPr>
          <w:rFonts w:eastAsiaTheme="minorEastAsia"/>
          <w:lang w:val="en-IN" w:eastAsia="x-none"/>
        </w:rPr>
      </w:pPr>
      <w:r>
        <w:rPr>
          <w:rFonts w:eastAsiaTheme="minorEastAsia"/>
          <w:b/>
          <w:bCs/>
          <w:lang w:val="en-IN" w:eastAsia="x-none"/>
        </w:rPr>
        <w:t>Windows GUI Automation</w:t>
      </w:r>
      <w:r>
        <w:rPr>
          <w:rFonts w:eastAsiaTheme="minorEastAsia"/>
          <w:lang w:val="en-IN" w:eastAsia="x-none"/>
        </w:rPr>
        <w:t>: Automated GUI tests for a Windows-based application using Python and Pywinauto, reducing manual testing efforts and improving coverage.</w:t>
      </w:r>
    </w:p>
    <w:p w14:paraId="2E7DC199" w14:textId="77777777" w:rsidR="008D74C1" w:rsidRPr="008D74C1" w:rsidRDefault="008D74C1" w:rsidP="00CE04D6">
      <w:pPr>
        <w:pStyle w:val="ListParagraph"/>
        <w:numPr>
          <w:ilvl w:val="0"/>
          <w:numId w:val="41"/>
        </w:numPr>
        <w:rPr>
          <w:rFonts w:eastAsiaTheme="minorEastAsia"/>
          <w:lang w:val="en-IN" w:eastAsia="x-none"/>
        </w:rPr>
      </w:pPr>
      <w:r>
        <w:rPr>
          <w:rFonts w:eastAsiaTheme="minorEastAsia"/>
          <w:b/>
          <w:bCs/>
          <w:lang w:val="en-IN" w:eastAsia="x-none"/>
        </w:rPr>
        <w:t>Cloud Simulators</w:t>
      </w:r>
      <w:r>
        <w:rPr>
          <w:rFonts w:eastAsiaTheme="minorEastAsia"/>
          <w:lang w:val="en-IN" w:eastAsia="x-none"/>
        </w:rPr>
        <w:t>: Deployed Windows VMs in the cloud with pre-configured simulators, allowing team members to test systems without needing local setups, improving efficiency.</w:t>
      </w:r>
    </w:p>
    <w:p w14:paraId="2978DA28" w14:textId="77777777" w:rsidR="008D74C1" w:rsidRPr="008D74C1" w:rsidRDefault="008D74C1" w:rsidP="008D74C1">
      <w:pPr>
        <w:rPr>
          <w:rFonts w:eastAsiaTheme="minorEastAsia"/>
          <w:b/>
          <w:bCs/>
          <w:lang w:val="en-IN" w:eastAsia="x-none"/>
        </w:rPr>
      </w:pPr>
      <w:r>
        <w:rPr>
          <w:rFonts w:eastAsiaTheme="minorEastAsia"/>
          <w:b/>
          <w:bCs/>
          <w:lang w:val="en-IN" w:eastAsia="x-none"/>
        </w:rPr>
        <w:t>Technologies Used</w:t>
      </w:r>
    </w:p>
    <w:p w14:paraId="1C5606A0" w14:textId="77777777" w:rsidR="008D74C1" w:rsidRPr="008D74C1" w:rsidRDefault="008D74C1" w:rsidP="00CE04D6">
      <w:pPr>
        <w:pStyle w:val="ListParagraph"/>
        <w:numPr>
          <w:ilvl w:val="0"/>
          <w:numId w:val="39"/>
        </w:numPr>
        <w:rPr>
          <w:rFonts w:eastAsiaTheme="minorEastAsia"/>
          <w:lang w:val="en-IN" w:eastAsia="x-none"/>
        </w:rPr>
      </w:pPr>
      <w:r>
        <w:rPr>
          <w:rFonts w:eastAsiaTheme="minorEastAsia"/>
          <w:b/>
          <w:bCs/>
          <w:lang w:val="en-IN" w:eastAsia="x-none"/>
        </w:rPr>
        <w:t>Languages</w:t>
      </w:r>
      <w:r>
        <w:rPr>
          <w:rFonts w:eastAsiaTheme="minorEastAsia"/>
          <w:lang w:val="en-IN" w:eastAsia="x-none"/>
        </w:rPr>
        <w:t>: Python</w:t>
      </w:r>
    </w:p>
    <w:p w14:paraId="2B48F6A7" w14:textId="77777777" w:rsidR="008D74C1" w:rsidRPr="008D74C1" w:rsidRDefault="008D74C1" w:rsidP="00CE04D6">
      <w:pPr>
        <w:pStyle w:val="ListParagraph"/>
        <w:numPr>
          <w:ilvl w:val="0"/>
          <w:numId w:val="39"/>
        </w:numPr>
        <w:rPr>
          <w:rFonts w:eastAsiaTheme="minorEastAsia"/>
          <w:lang w:val="en-IN" w:eastAsia="x-none"/>
        </w:rPr>
      </w:pPr>
      <w:r>
        <w:rPr>
          <w:rFonts w:eastAsiaTheme="minorEastAsia"/>
          <w:b/>
          <w:bCs/>
          <w:lang w:val="en-IN" w:eastAsia="x-none"/>
        </w:rPr>
        <w:t>Automation Tools</w:t>
      </w:r>
      <w:r>
        <w:rPr>
          <w:rFonts w:eastAsiaTheme="minorEastAsia"/>
          <w:lang w:val="en-IN" w:eastAsia="x-none"/>
        </w:rPr>
        <w:t>: Pywinauto, Jenkins</w:t>
      </w:r>
    </w:p>
    <w:p w14:paraId="292B25EF" w14:textId="77777777" w:rsidR="008D74C1" w:rsidRPr="008D74C1" w:rsidRDefault="008D74C1" w:rsidP="00CE04D6">
      <w:pPr>
        <w:pStyle w:val="ListParagraph"/>
        <w:numPr>
          <w:ilvl w:val="0"/>
          <w:numId w:val="39"/>
        </w:numPr>
        <w:rPr>
          <w:rFonts w:eastAsiaTheme="minorEastAsia"/>
          <w:lang w:val="en-IN" w:eastAsia="x-none"/>
        </w:rPr>
      </w:pPr>
      <w:r>
        <w:rPr>
          <w:rFonts w:eastAsiaTheme="minorEastAsia"/>
          <w:b/>
          <w:bCs/>
          <w:lang w:val="en-IN" w:eastAsia="x-none"/>
        </w:rPr>
        <w:t>Cloud Services</w:t>
      </w:r>
      <w:r>
        <w:rPr>
          <w:rFonts w:eastAsiaTheme="minorEastAsia"/>
          <w:lang w:val="en-IN" w:eastAsia="x-none"/>
        </w:rPr>
        <w:t>: GCP, AWS, Cloud SQL, Cloud Run</w:t>
      </w:r>
    </w:p>
    <w:p w14:paraId="775AFD50" w14:textId="77777777" w:rsidR="008D74C1" w:rsidRPr="008D74C1" w:rsidRDefault="008D74C1" w:rsidP="00CE04D6">
      <w:pPr>
        <w:pStyle w:val="ListParagraph"/>
        <w:numPr>
          <w:ilvl w:val="0"/>
          <w:numId w:val="39"/>
        </w:numPr>
        <w:rPr>
          <w:rFonts w:eastAsiaTheme="minorEastAsia"/>
          <w:lang w:val="en-IN" w:eastAsia="x-none"/>
        </w:rPr>
      </w:pPr>
      <w:r>
        <w:rPr>
          <w:rFonts w:eastAsiaTheme="minorEastAsia"/>
          <w:b/>
          <w:bCs/>
          <w:lang w:val="en-IN" w:eastAsia="x-none"/>
        </w:rPr>
        <w:t>Medical Imaging</w:t>
      </w:r>
      <w:r>
        <w:rPr>
          <w:rFonts w:eastAsiaTheme="minorEastAsia"/>
          <w:lang w:val="en-IN" w:eastAsia="x-none"/>
        </w:rPr>
        <w:t>: DICOM, PACS</w:t>
      </w:r>
    </w:p>
    <w:p w14:paraId="78B4EECE" w14:textId="77777777" w:rsidR="008D74C1" w:rsidRPr="008D74C1" w:rsidRDefault="008D74C1" w:rsidP="00CE04D6">
      <w:pPr>
        <w:pStyle w:val="ListParagraph"/>
        <w:numPr>
          <w:ilvl w:val="0"/>
          <w:numId w:val="39"/>
        </w:numPr>
        <w:rPr>
          <w:rFonts w:eastAsiaTheme="minorEastAsia"/>
          <w:lang w:val="en-IN" w:eastAsia="x-none"/>
        </w:rPr>
      </w:pPr>
      <w:r>
        <w:rPr>
          <w:rFonts w:eastAsiaTheme="minorEastAsia"/>
          <w:b/>
          <w:bCs/>
          <w:lang w:val="en-IN" w:eastAsia="x-none"/>
        </w:rPr>
        <w:t>Development Tools</w:t>
      </w:r>
      <w:r>
        <w:rPr>
          <w:rFonts w:eastAsiaTheme="minorEastAsia"/>
          <w:lang w:val="en-IN" w:eastAsia="x-none"/>
        </w:rPr>
        <w:t>: GitHub, Docker, Flask</w:t>
      </w:r>
    </w:p>
    <w:p w14:paraId="503A41B5" w14:textId="77777777" w:rsidR="008D74C1" w:rsidRPr="008D74C1" w:rsidRDefault="008D74C1" w:rsidP="00CE04D6">
      <w:pPr>
        <w:pStyle w:val="ListParagraph"/>
        <w:numPr>
          <w:ilvl w:val="0"/>
          <w:numId w:val="39"/>
        </w:numPr>
        <w:rPr>
          <w:rFonts w:eastAsiaTheme="minorEastAsia"/>
          <w:lang w:val="en-IN" w:eastAsia="x-none"/>
        </w:rPr>
      </w:pPr>
      <w:r>
        <w:rPr>
          <w:rFonts w:eastAsiaTheme="minorEastAsia"/>
          <w:b/>
          <w:bCs/>
          <w:lang w:val="en-IN" w:eastAsia="x-none"/>
        </w:rPr>
        <w:t>Testing Tools</w:t>
      </w:r>
      <w:r>
        <w:rPr>
          <w:rFonts w:eastAsiaTheme="minorEastAsia"/>
          <w:lang w:val="en-IN" w:eastAsia="x-none"/>
        </w:rPr>
        <w:t>: PyTest, Playwright</w:t>
      </w:r>
    </w:p>
    <w:p w14:paraId="65F793BE" w14:textId="77777777" w:rsidR="008D74C1" w:rsidRPr="008D74C1" w:rsidRDefault="008D74C1" w:rsidP="008D74C1">
      <w:pPr>
        <w:rPr>
          <w:rFonts w:eastAsiaTheme="minorEastAsia"/>
          <w:b/>
          <w:bCs/>
          <w:lang w:val="en-IN" w:eastAsia="x-none"/>
        </w:rPr>
      </w:pPr>
      <w:r>
        <w:rPr>
          <w:rFonts w:eastAsiaTheme="minorEastAsia"/>
          <w:b/>
          <w:bCs/>
          <w:lang w:val="en-IN" w:eastAsia="x-none"/>
        </w:rPr>
        <w:t>Impact</w:t>
      </w:r>
    </w:p>
    <w:p w14:paraId="65EBDBCE" w14:textId="77777777" w:rsidR="008D74C1" w:rsidRPr="008D74C1" w:rsidRDefault="008D74C1" w:rsidP="00CE04D6">
      <w:pPr>
        <w:pStyle w:val="ListParagraph"/>
        <w:numPr>
          <w:ilvl w:val="0"/>
          <w:numId w:val="40"/>
        </w:numPr>
        <w:rPr>
          <w:rFonts w:eastAsiaTheme="minorEastAsia"/>
          <w:lang w:val="en-IN" w:eastAsia="x-none"/>
        </w:rPr>
      </w:pPr>
      <w:r>
        <w:rPr>
          <w:rFonts w:eastAsiaTheme="minorEastAsia"/>
          <w:b/>
          <w:bCs/>
          <w:lang w:val="en-IN" w:eastAsia="x-none"/>
        </w:rPr>
        <w:t>Security Audits</w:t>
      </w:r>
      <w:r>
        <w:rPr>
          <w:rFonts w:eastAsiaTheme="minorEastAsia"/>
          <w:lang w:val="en-IN" w:eastAsia="x-none"/>
        </w:rPr>
        <w:t>: The SOUP tool automated the identification of open-source components, improving security management.</w:t>
      </w:r>
    </w:p>
    <w:p w14:paraId="245C4A60" w14:textId="77777777" w:rsidR="008D74C1" w:rsidRPr="008D74C1" w:rsidRDefault="008D74C1" w:rsidP="00CE04D6">
      <w:pPr>
        <w:pStyle w:val="ListParagraph"/>
        <w:numPr>
          <w:ilvl w:val="0"/>
          <w:numId w:val="40"/>
        </w:numPr>
        <w:rPr>
          <w:rFonts w:eastAsiaTheme="minorEastAsia"/>
          <w:lang w:val="en-IN" w:eastAsia="x-none"/>
        </w:rPr>
      </w:pPr>
      <w:r>
        <w:rPr>
          <w:rFonts w:eastAsiaTheme="minorEastAsia"/>
          <w:b/>
          <w:bCs/>
          <w:lang w:val="en-IN" w:eastAsia="x-none"/>
        </w:rPr>
        <w:t>Testing Efficiency</w:t>
      </w:r>
      <w:r>
        <w:rPr>
          <w:rFonts w:eastAsiaTheme="minorEastAsia"/>
          <w:lang w:val="en-IN" w:eastAsia="x-none"/>
        </w:rPr>
        <w:t>: Automated tests for microservices and GUIs led to faster release cycles and improved system stability.</w:t>
      </w:r>
    </w:p>
    <w:p w14:paraId="44DDFD82" w14:textId="4FCC9020" w:rsidR="001E6267" w:rsidRPr="0077150F" w:rsidRDefault="008D74C1" w:rsidP="536BCF33">
      <w:pPr>
        <w:pStyle w:val="ListParagraph"/>
        <w:numPr>
          <w:ilvl w:val="0"/>
          <w:numId w:val="40"/>
        </w:numPr>
        <w:rPr>
          <w:rFonts w:eastAsiaTheme="minorEastAsia"/>
          <w:lang w:val="en-IN" w:eastAsia="x-none"/>
        </w:rPr>
      </w:pPr>
      <w:r>
        <w:rPr>
          <w:rFonts w:eastAsiaTheme="minorEastAsia"/>
          <w:b/>
          <w:bCs/>
          <w:lang w:val="en-IN" w:eastAsia="x-none"/>
        </w:rPr>
        <w:t>Cloud Efficiency</w:t>
      </w:r>
      <w:r>
        <w:rPr>
          <w:rFonts w:eastAsiaTheme="minorEastAsia"/>
          <w:lang w:val="en-IN" w:eastAsia="x-none"/>
        </w:rPr>
        <w:t>: Reduced setup time by using cloud simulators, streamlining the testing process.</w:t>
      </w:r>
    </w:p>
    <w:p w14:paraId="2248E71B" w14:textId="78F90883" w:rsidR="001E6267" w:rsidRPr="001E6267" w:rsidRDefault="001E6267" w:rsidP="536BCF33">
      <w:r>
        <w:lastRenderedPageBreak/>
        <w:br w:type="page"/>
      </w:r>
    </w:p>
    <w:p w14:paraId="4E509A86" w14:textId="79A103E6" w:rsidR="001E6267" w:rsidRPr="001E6267" w:rsidRDefault="001E6267" w:rsidP="536BCF33">
      <w:pPr>
        <w:pStyle w:val="Heading3"/>
        <w:rPr>
          <w:rFonts w:eastAsiaTheme="minorEastAsia"/>
        </w:rPr>
      </w:pPr>
      <w:r>
        <w:rPr>
          <w:rFonts w:eastAsiaTheme="minorEastAsia"/>
        </w:rPr>
        <w:lastRenderedPageBreak/>
        <w:t>Venus</w:t>
      </w:r>
    </w:p>
    <w:p w14:paraId="3E51EB33" w14:textId="689F4A8A" w:rsidR="008D74C1" w:rsidRDefault="00D551AE" w:rsidP="000F5192">
      <w:pPr>
        <w:rPr>
          <w:rFonts w:eastAsiaTheme="minorEastAsia"/>
          <w:lang w:val="x-none" w:eastAsia="x-none"/>
        </w:rPr>
      </w:pPr>
      <w:r>
        <w:rPr>
          <w:rFonts w:eastAsiaTheme="minorEastAsia"/>
          <w:lang w:val="x-none" w:eastAsia="x-none"/>
        </w:rPr>
        <w:t>February 2021 – June 2021</w:t>
      </w:r>
    </w:p>
    <w:p w14:paraId="0D63F2B7" w14:textId="548CB2EC" w:rsidR="00FF7AA5" w:rsidRPr="00FF7AA5" w:rsidRDefault="00FF7AA5" w:rsidP="00FF7AA5">
      <w:pPr>
        <w:rPr>
          <w:rFonts w:eastAsiaTheme="minorEastAsia"/>
          <w:lang w:val="en-IN" w:eastAsia="x-none"/>
        </w:rPr>
      </w:pPr>
      <w:r>
        <w:rPr>
          <w:rFonts w:eastAsiaTheme="minorEastAsia"/>
          <w:b/>
          <w:bCs/>
          <w:lang w:val="en-IN" w:eastAsia="x-none"/>
        </w:rPr>
        <w:t>Project Overview:</w:t>
      </w:r>
      <w:r>
        <w:rPr>
          <w:rFonts w:eastAsiaTheme="minorEastAsia"/>
          <w:lang w:val="en-IN" w:eastAsia="x-none"/>
        </w:rPr>
        <w:t xml:space="preserve"> The </w:t>
      </w:r>
      <w:r>
        <w:rPr>
          <w:rFonts w:eastAsiaTheme="minorEastAsia"/>
          <w:b/>
          <w:bCs/>
          <w:lang w:val="en-IN" w:eastAsia="x-none"/>
        </w:rPr>
        <w:t>Venus project</w:t>
      </w:r>
      <w:r>
        <w:rPr>
          <w:rFonts w:eastAsiaTheme="minorEastAsia"/>
          <w:lang w:val="en-IN" w:eastAsia="x-none"/>
        </w:rPr>
        <w:t xml:space="preserve"> at NovaSignal focused on developing the </w:t>
      </w:r>
      <w:r>
        <w:rPr>
          <w:rFonts w:eastAsiaTheme="minorEastAsia"/>
          <w:b/>
          <w:bCs/>
          <w:lang w:val="en-IN" w:eastAsia="x-none"/>
        </w:rPr>
        <w:t>NovaGuide View Cloud App</w:t>
      </w:r>
      <w:r>
        <w:rPr>
          <w:rFonts w:eastAsiaTheme="minorEastAsia"/>
          <w:lang w:val="en-IN" w:eastAsia="x-none"/>
        </w:rPr>
        <w:t xml:space="preserve">, a cloud-based platform for managing </w:t>
      </w:r>
      <w:r>
        <w:rPr>
          <w:rFonts w:eastAsiaTheme="minorEastAsia"/>
          <w:b/>
          <w:bCs/>
          <w:lang w:val="en-IN" w:eastAsia="x-none"/>
        </w:rPr>
        <w:t>Transcranial Doppler (TCD) exams</w:t>
      </w:r>
      <w:r>
        <w:rPr>
          <w:rFonts w:eastAsiaTheme="minorEastAsia"/>
          <w:lang w:val="en-IN" w:eastAsia="x-none"/>
        </w:rPr>
        <w:t xml:space="preserve">. This app facilitated secure real-time uploading, storing, and viewing of TCD data using </w:t>
      </w:r>
      <w:r>
        <w:rPr>
          <w:rFonts w:eastAsiaTheme="minorEastAsia"/>
          <w:b/>
          <w:bCs/>
          <w:lang w:val="en-IN" w:eastAsia="x-none"/>
        </w:rPr>
        <w:t>Google Cloud Platform (GCP)</w:t>
      </w:r>
      <w:r>
        <w:rPr>
          <w:rFonts w:eastAsiaTheme="minorEastAsia"/>
          <w:lang w:val="en-IN" w:eastAsia="x-none"/>
        </w:rPr>
        <w:t xml:space="preserve">. Key features included </w:t>
      </w:r>
      <w:r>
        <w:rPr>
          <w:rFonts w:eastAsiaTheme="minorEastAsia"/>
          <w:b/>
          <w:bCs/>
          <w:lang w:val="en-IN" w:eastAsia="x-none"/>
        </w:rPr>
        <w:t>live streaming</w:t>
      </w:r>
      <w:r>
        <w:rPr>
          <w:rFonts w:eastAsiaTheme="minorEastAsia"/>
          <w:lang w:val="en-IN" w:eastAsia="x-none"/>
        </w:rPr>
        <w:t xml:space="preserve">, advanced </w:t>
      </w:r>
      <w:r>
        <w:rPr>
          <w:rFonts w:eastAsiaTheme="minorEastAsia"/>
          <w:b/>
          <w:bCs/>
          <w:lang w:val="en-IN" w:eastAsia="x-none"/>
        </w:rPr>
        <w:t>Circle of Willis (CoW) visualizations</w:t>
      </w:r>
      <w:r>
        <w:rPr>
          <w:rFonts w:eastAsiaTheme="minorEastAsia"/>
          <w:lang w:val="en-IN" w:eastAsia="x-none"/>
        </w:rPr>
        <w:t xml:space="preserve">, and </w:t>
      </w:r>
      <w:r>
        <w:rPr>
          <w:rFonts w:eastAsiaTheme="minorEastAsia"/>
          <w:b/>
          <w:bCs/>
          <w:lang w:val="en-IN" w:eastAsia="x-none"/>
        </w:rPr>
        <w:t>physician-entered interpretations</w:t>
      </w:r>
      <w:r>
        <w:rPr>
          <w:rFonts w:eastAsiaTheme="minorEastAsia"/>
          <w:lang w:val="en-IN" w:eastAsia="x-none"/>
        </w:rPr>
        <w:t xml:space="preserve"> stored as DICOM files.</w:t>
      </w:r>
    </w:p>
    <w:p w14:paraId="4E63121F" w14:textId="77777777" w:rsidR="00FF7AA5" w:rsidRPr="00FF7AA5" w:rsidRDefault="00FF7AA5" w:rsidP="00FF7AA5">
      <w:pPr>
        <w:rPr>
          <w:rFonts w:eastAsiaTheme="minorEastAsia"/>
          <w:b/>
          <w:bCs/>
          <w:lang w:val="en-IN" w:eastAsia="x-none"/>
        </w:rPr>
      </w:pPr>
      <w:r>
        <w:rPr>
          <w:rFonts w:eastAsiaTheme="minorEastAsia"/>
          <w:b/>
          <w:bCs/>
          <w:lang w:val="en-IN" w:eastAsia="x-none"/>
        </w:rPr>
        <w:t>Key Contributions:</w:t>
      </w:r>
    </w:p>
    <w:p w14:paraId="45402C8A" w14:textId="12C2522A" w:rsidR="005F7E2B" w:rsidRPr="005F7E2B" w:rsidRDefault="005F7E2B" w:rsidP="00CE04D6">
      <w:pPr>
        <w:pStyle w:val="ListParagraph"/>
        <w:numPr>
          <w:ilvl w:val="0"/>
          <w:numId w:val="44"/>
        </w:numPr>
        <w:rPr>
          <w:rFonts w:eastAsiaTheme="minorEastAsia"/>
          <w:lang w:val="en-IN" w:eastAsia="x-none"/>
        </w:rPr>
      </w:pPr>
      <w:r>
        <w:rPr>
          <w:rFonts w:eastAsiaTheme="minorEastAsia"/>
          <w:b/>
          <w:bCs/>
          <w:lang w:eastAsia="x-none"/>
        </w:rPr>
        <w:t>Automated and manually tested</w:t>
      </w:r>
      <w:r>
        <w:rPr>
          <w:rFonts w:eastAsiaTheme="minorEastAsia"/>
          <w:lang w:eastAsia="x-none"/>
        </w:rPr>
        <w:t xml:space="preserve"> the core, reporting, and qCH modules.</w:t>
      </w:r>
    </w:p>
    <w:p w14:paraId="49BB1F94" w14:textId="5955A24C" w:rsidR="00FF7AA5" w:rsidRPr="00FF7AA5" w:rsidRDefault="00FF7AA5" w:rsidP="00CE04D6">
      <w:pPr>
        <w:pStyle w:val="ListParagraph"/>
        <w:numPr>
          <w:ilvl w:val="0"/>
          <w:numId w:val="44"/>
        </w:numPr>
        <w:rPr>
          <w:rFonts w:eastAsiaTheme="minorEastAsia"/>
          <w:lang w:val="en-IN" w:eastAsia="x-none"/>
        </w:rPr>
      </w:pPr>
      <w:r>
        <w:rPr>
          <w:rFonts w:eastAsiaTheme="minorEastAsia"/>
          <w:lang w:val="en-IN" w:eastAsia="x-none"/>
        </w:rPr>
        <w:t xml:space="preserve">Developed a </w:t>
      </w:r>
      <w:r>
        <w:rPr>
          <w:rFonts w:eastAsiaTheme="minorEastAsia"/>
          <w:b/>
          <w:bCs/>
          <w:lang w:val="en-IN" w:eastAsia="x-none"/>
        </w:rPr>
        <w:t>DICOM Decoder Tool</w:t>
      </w:r>
      <w:r>
        <w:rPr>
          <w:rFonts w:eastAsiaTheme="minorEastAsia"/>
          <w:lang w:val="en-IN" w:eastAsia="x-none"/>
        </w:rPr>
        <w:t xml:space="preserve"> to automate the verification and validation of DICOM SR and images, ensuring compliance with </w:t>
      </w:r>
      <w:r>
        <w:rPr>
          <w:rFonts w:eastAsiaTheme="minorEastAsia"/>
          <w:b/>
          <w:bCs/>
          <w:lang w:val="en-IN" w:eastAsia="x-none"/>
        </w:rPr>
        <w:t>DICOM TID 5100 standards</w:t>
      </w:r>
      <w:r>
        <w:rPr>
          <w:rFonts w:eastAsiaTheme="minorEastAsia"/>
          <w:lang w:val="en-IN" w:eastAsia="x-none"/>
        </w:rPr>
        <w:t>.</w:t>
      </w:r>
    </w:p>
    <w:p w14:paraId="2AB75552" w14:textId="77777777" w:rsidR="00FF7AA5" w:rsidRPr="00FF7AA5" w:rsidRDefault="00FF7AA5" w:rsidP="00CE04D6">
      <w:pPr>
        <w:pStyle w:val="ListParagraph"/>
        <w:numPr>
          <w:ilvl w:val="0"/>
          <w:numId w:val="44"/>
        </w:numPr>
        <w:rPr>
          <w:rFonts w:eastAsiaTheme="minorEastAsia"/>
          <w:lang w:val="en-IN" w:eastAsia="x-none"/>
        </w:rPr>
      </w:pPr>
      <w:r>
        <w:rPr>
          <w:rFonts w:eastAsiaTheme="minorEastAsia"/>
          <w:lang w:val="en-IN" w:eastAsia="x-none"/>
        </w:rPr>
        <w:t xml:space="preserve">Conducted thorough testing to ensure </w:t>
      </w:r>
      <w:r>
        <w:rPr>
          <w:rFonts w:eastAsiaTheme="minorEastAsia"/>
          <w:b/>
          <w:bCs/>
          <w:lang w:val="en-IN" w:eastAsia="x-none"/>
        </w:rPr>
        <w:t>PHI protection</w:t>
      </w:r>
      <w:r>
        <w:rPr>
          <w:rFonts w:eastAsiaTheme="minorEastAsia"/>
          <w:lang w:val="en-IN" w:eastAsia="x-none"/>
        </w:rPr>
        <w:t>, preventing data leaks or mishandling.</w:t>
      </w:r>
    </w:p>
    <w:p w14:paraId="5650FB7C" w14:textId="77777777" w:rsidR="00FF7AA5" w:rsidRPr="00FF7AA5" w:rsidRDefault="00FF7AA5" w:rsidP="00CE04D6">
      <w:pPr>
        <w:pStyle w:val="ListParagraph"/>
        <w:numPr>
          <w:ilvl w:val="0"/>
          <w:numId w:val="44"/>
        </w:numPr>
        <w:rPr>
          <w:rFonts w:eastAsiaTheme="minorEastAsia"/>
          <w:lang w:val="en-IN" w:eastAsia="x-none"/>
        </w:rPr>
      </w:pPr>
      <w:r>
        <w:rPr>
          <w:rFonts w:eastAsiaTheme="minorEastAsia"/>
          <w:lang w:val="en-IN" w:eastAsia="x-none"/>
        </w:rPr>
        <w:t xml:space="preserve">Validated critical attributes, values, and file conformance using </w:t>
      </w:r>
      <w:r>
        <w:rPr>
          <w:rFonts w:eastAsiaTheme="minorEastAsia"/>
          <w:b/>
          <w:bCs/>
          <w:lang w:val="en-IN" w:eastAsia="x-none"/>
        </w:rPr>
        <w:t>exam.json</w:t>
      </w:r>
      <w:r>
        <w:rPr>
          <w:rFonts w:eastAsiaTheme="minorEastAsia"/>
          <w:lang w:val="en-IN" w:eastAsia="x-none"/>
        </w:rPr>
        <w:t xml:space="preserve"> and </w:t>
      </w:r>
      <w:r>
        <w:rPr>
          <w:rFonts w:eastAsiaTheme="minorEastAsia"/>
          <w:b/>
          <w:bCs/>
          <w:lang w:val="en-IN" w:eastAsia="x-none"/>
        </w:rPr>
        <w:t>sequence_repository.json</w:t>
      </w:r>
      <w:r>
        <w:rPr>
          <w:rFonts w:eastAsiaTheme="minorEastAsia"/>
          <w:lang w:val="en-IN" w:eastAsia="x-none"/>
        </w:rPr>
        <w:t xml:space="preserve"> for structural consistency.</w:t>
      </w:r>
    </w:p>
    <w:p w14:paraId="776C959F" w14:textId="77777777" w:rsidR="00FF7AA5" w:rsidRPr="00FF7AA5" w:rsidRDefault="00FF7AA5" w:rsidP="00CE04D6">
      <w:pPr>
        <w:pStyle w:val="ListParagraph"/>
        <w:numPr>
          <w:ilvl w:val="0"/>
          <w:numId w:val="44"/>
        </w:numPr>
        <w:rPr>
          <w:rFonts w:eastAsiaTheme="minorEastAsia"/>
          <w:lang w:val="en-IN" w:eastAsia="x-none"/>
        </w:rPr>
      </w:pPr>
      <w:r>
        <w:rPr>
          <w:rFonts w:eastAsiaTheme="minorEastAsia"/>
          <w:lang w:val="en-IN" w:eastAsia="x-none"/>
        </w:rPr>
        <w:t xml:space="preserve">Supported verification for various exam types, including </w:t>
      </w:r>
      <w:r>
        <w:rPr>
          <w:rFonts w:eastAsiaTheme="minorEastAsia"/>
          <w:b/>
          <w:bCs/>
          <w:lang w:val="en-IN" w:eastAsia="x-none"/>
        </w:rPr>
        <w:t>custom protocols</w:t>
      </w:r>
      <w:r>
        <w:rPr>
          <w:rFonts w:eastAsiaTheme="minorEastAsia"/>
          <w:lang w:val="en-IN" w:eastAsia="x-none"/>
        </w:rPr>
        <w:t xml:space="preserve">, monitoring, emboli detection, and </w:t>
      </w:r>
      <w:r>
        <w:rPr>
          <w:rFonts w:eastAsiaTheme="minorEastAsia"/>
          <w:b/>
          <w:bCs/>
          <w:lang w:val="en-IN" w:eastAsia="x-none"/>
        </w:rPr>
        <w:t>VMR exams</w:t>
      </w:r>
      <w:r>
        <w:rPr>
          <w:rFonts w:eastAsiaTheme="minorEastAsia"/>
          <w:lang w:val="en-IN" w:eastAsia="x-none"/>
        </w:rPr>
        <w:t>.</w:t>
      </w:r>
    </w:p>
    <w:p w14:paraId="1BB4E216" w14:textId="77777777" w:rsidR="00FF7AA5" w:rsidRDefault="00FF7AA5" w:rsidP="00CE04D6">
      <w:pPr>
        <w:pStyle w:val="ListParagraph"/>
        <w:numPr>
          <w:ilvl w:val="0"/>
          <w:numId w:val="44"/>
        </w:numPr>
        <w:rPr>
          <w:rFonts w:eastAsiaTheme="minorEastAsia"/>
          <w:lang w:val="en-IN" w:eastAsia="x-none"/>
        </w:rPr>
      </w:pPr>
      <w:r>
        <w:rPr>
          <w:rFonts w:eastAsiaTheme="minorEastAsia"/>
          <w:lang w:val="en-IN" w:eastAsia="x-none"/>
        </w:rPr>
        <w:t xml:space="preserve">Integrated the Decoder Tool into </w:t>
      </w:r>
      <w:r>
        <w:rPr>
          <w:rFonts w:eastAsiaTheme="minorEastAsia"/>
          <w:b/>
          <w:bCs/>
          <w:lang w:val="en-IN" w:eastAsia="x-none"/>
        </w:rPr>
        <w:t>CI/CD pipelines</w:t>
      </w:r>
      <w:r>
        <w:rPr>
          <w:rFonts w:eastAsiaTheme="minorEastAsia"/>
          <w:lang w:val="en-IN" w:eastAsia="x-none"/>
        </w:rPr>
        <w:t xml:space="preserve"> using Jenkins, with automated validation through </w:t>
      </w:r>
      <w:r>
        <w:rPr>
          <w:rFonts w:eastAsiaTheme="minorEastAsia"/>
          <w:b/>
          <w:bCs/>
          <w:lang w:val="en-IN" w:eastAsia="x-none"/>
        </w:rPr>
        <w:t>PyTest</w:t>
      </w:r>
      <w:r>
        <w:rPr>
          <w:rFonts w:eastAsiaTheme="minorEastAsia"/>
          <w:lang w:val="en-IN" w:eastAsia="x-none"/>
        </w:rPr>
        <w:t>.</w:t>
      </w:r>
    </w:p>
    <w:p w14:paraId="39BEE13B" w14:textId="421F7F52" w:rsidR="00FF7AA5" w:rsidRPr="00FF7AA5" w:rsidRDefault="00FF7AA5" w:rsidP="00CE04D6">
      <w:pPr>
        <w:pStyle w:val="ListParagraph"/>
        <w:numPr>
          <w:ilvl w:val="0"/>
          <w:numId w:val="44"/>
        </w:numPr>
        <w:rPr>
          <w:rFonts w:eastAsiaTheme="minorEastAsia"/>
          <w:lang w:val="en-IN" w:eastAsia="x-none"/>
        </w:rPr>
      </w:pPr>
      <w:r>
        <w:rPr>
          <w:rFonts w:eastAsiaTheme="minorEastAsia"/>
          <w:lang w:val="en-IN" w:eastAsia="x-none"/>
        </w:rPr>
        <w:t>Implemented additional validation checks using a five-way structural design pattern to ensure conformance of DICOM images.</w:t>
      </w:r>
    </w:p>
    <w:p w14:paraId="6AD37337" w14:textId="77777777" w:rsidR="00FF7AA5" w:rsidRPr="00FF7AA5" w:rsidRDefault="00FF7AA5" w:rsidP="00FF7AA5">
      <w:pPr>
        <w:rPr>
          <w:rFonts w:eastAsiaTheme="minorEastAsia"/>
          <w:b/>
          <w:bCs/>
          <w:lang w:val="en-IN" w:eastAsia="x-none"/>
        </w:rPr>
      </w:pPr>
      <w:r>
        <w:rPr>
          <w:rFonts w:eastAsiaTheme="minorEastAsia"/>
          <w:b/>
          <w:bCs/>
          <w:lang w:val="en-IN" w:eastAsia="x-none"/>
        </w:rPr>
        <w:t>Technologies Used:</w:t>
      </w:r>
    </w:p>
    <w:p w14:paraId="4CF7FC91" w14:textId="1FEDE918" w:rsidR="00FF7AA5" w:rsidRPr="00FF7AA5" w:rsidRDefault="00FF7AA5" w:rsidP="00CE04D6">
      <w:pPr>
        <w:pStyle w:val="ListParagraph"/>
        <w:numPr>
          <w:ilvl w:val="0"/>
          <w:numId w:val="43"/>
        </w:numPr>
        <w:rPr>
          <w:rFonts w:eastAsiaTheme="minorEastAsia"/>
          <w:lang w:val="en-IN" w:eastAsia="x-none"/>
        </w:rPr>
      </w:pPr>
      <w:r>
        <w:rPr>
          <w:rFonts w:eastAsiaTheme="minorEastAsia"/>
          <w:b/>
          <w:bCs/>
          <w:lang w:val="en-IN" w:eastAsia="x-none"/>
        </w:rPr>
        <w:t>Languages:</w:t>
      </w:r>
      <w:r>
        <w:rPr>
          <w:rFonts w:eastAsiaTheme="minorEastAsia"/>
          <w:lang w:val="en-IN" w:eastAsia="x-none"/>
        </w:rPr>
        <w:t xml:space="preserve"> Python, </w:t>
      </w:r>
    </w:p>
    <w:p w14:paraId="60A11C9E" w14:textId="052D67A4" w:rsidR="00FF7AA5" w:rsidRPr="00FF7AA5" w:rsidRDefault="00FF7AA5" w:rsidP="00CE04D6">
      <w:pPr>
        <w:pStyle w:val="ListParagraph"/>
        <w:numPr>
          <w:ilvl w:val="0"/>
          <w:numId w:val="43"/>
        </w:numPr>
        <w:rPr>
          <w:rFonts w:eastAsiaTheme="minorEastAsia"/>
          <w:lang w:val="en-IN" w:eastAsia="x-none"/>
        </w:rPr>
      </w:pPr>
      <w:r>
        <w:rPr>
          <w:rFonts w:eastAsiaTheme="minorEastAsia"/>
          <w:b/>
          <w:bCs/>
          <w:lang w:val="en-IN" w:eastAsia="x-none"/>
        </w:rPr>
        <w:t>Frameworks &amp; Libraries:</w:t>
      </w:r>
      <w:r>
        <w:rPr>
          <w:rFonts w:eastAsiaTheme="minorEastAsia"/>
          <w:lang w:val="en-IN" w:eastAsia="x-none"/>
        </w:rPr>
        <w:t xml:space="preserve"> PyTest, </w:t>
      </w:r>
    </w:p>
    <w:p w14:paraId="1FD3C05A" w14:textId="77777777" w:rsidR="00FF7AA5" w:rsidRPr="00FF7AA5" w:rsidRDefault="00FF7AA5" w:rsidP="00CE04D6">
      <w:pPr>
        <w:pStyle w:val="ListParagraph"/>
        <w:numPr>
          <w:ilvl w:val="0"/>
          <w:numId w:val="43"/>
        </w:numPr>
        <w:rPr>
          <w:rFonts w:eastAsiaTheme="minorEastAsia"/>
          <w:lang w:val="en-IN" w:eastAsia="x-none"/>
        </w:rPr>
      </w:pPr>
      <w:r>
        <w:rPr>
          <w:rFonts w:eastAsiaTheme="minorEastAsia"/>
          <w:b/>
          <w:bCs/>
          <w:lang w:val="en-IN" w:eastAsia="x-none"/>
        </w:rPr>
        <w:t>Tools:</w:t>
      </w:r>
      <w:r>
        <w:rPr>
          <w:rFonts w:eastAsiaTheme="minorEastAsia"/>
          <w:lang w:val="en-IN" w:eastAsia="x-none"/>
        </w:rPr>
        <w:t xml:space="preserve"> Jenkins, Git, Docker, Terraform</w:t>
      </w:r>
    </w:p>
    <w:p w14:paraId="19870634" w14:textId="77777777" w:rsidR="00FF7AA5" w:rsidRPr="00FF7AA5" w:rsidRDefault="00FF7AA5" w:rsidP="00CE04D6">
      <w:pPr>
        <w:pStyle w:val="ListParagraph"/>
        <w:numPr>
          <w:ilvl w:val="0"/>
          <w:numId w:val="43"/>
        </w:numPr>
        <w:rPr>
          <w:rFonts w:eastAsiaTheme="minorEastAsia"/>
          <w:lang w:val="en-IN" w:eastAsia="x-none"/>
        </w:rPr>
      </w:pPr>
      <w:r>
        <w:rPr>
          <w:rFonts w:eastAsiaTheme="minorEastAsia"/>
          <w:b/>
          <w:bCs/>
          <w:lang w:val="en-IN" w:eastAsia="x-none"/>
        </w:rPr>
        <w:t>Standards:</w:t>
      </w:r>
      <w:r>
        <w:rPr>
          <w:rFonts w:eastAsiaTheme="minorEastAsia"/>
          <w:lang w:val="en-IN" w:eastAsia="x-none"/>
        </w:rPr>
        <w:t xml:space="preserve"> DICOM, PHI Compliance</w:t>
      </w:r>
    </w:p>
    <w:p w14:paraId="31C93747" w14:textId="19B68631" w:rsidR="00FF7AA5" w:rsidRPr="00FF7AA5" w:rsidRDefault="00FF7AA5" w:rsidP="00CE04D6">
      <w:pPr>
        <w:pStyle w:val="ListParagraph"/>
        <w:numPr>
          <w:ilvl w:val="0"/>
          <w:numId w:val="43"/>
        </w:numPr>
        <w:rPr>
          <w:rFonts w:eastAsiaTheme="minorEastAsia"/>
          <w:lang w:val="en-IN" w:eastAsia="x-none"/>
        </w:rPr>
      </w:pPr>
      <w:r>
        <w:rPr>
          <w:rFonts w:eastAsiaTheme="minorEastAsia"/>
          <w:b/>
          <w:bCs/>
          <w:lang w:val="en-IN" w:eastAsia="x-none"/>
        </w:rPr>
        <w:t>Cloud:</w:t>
      </w:r>
      <w:r>
        <w:rPr>
          <w:rFonts w:eastAsiaTheme="minorEastAsia"/>
          <w:lang w:val="en-IN" w:eastAsia="x-none"/>
        </w:rPr>
        <w:t xml:space="preserve"> Google Cloud Platform (GCP), Google Cloud Run</w:t>
      </w:r>
    </w:p>
    <w:p w14:paraId="0F5A6827" w14:textId="77777777" w:rsidR="00FF7AA5" w:rsidRPr="00FF7AA5" w:rsidRDefault="00FF7AA5" w:rsidP="00FF7AA5">
      <w:pPr>
        <w:rPr>
          <w:rFonts w:eastAsiaTheme="minorEastAsia"/>
          <w:b/>
          <w:bCs/>
          <w:lang w:val="en-IN" w:eastAsia="x-none"/>
        </w:rPr>
      </w:pPr>
      <w:r>
        <w:rPr>
          <w:rFonts w:eastAsiaTheme="minorEastAsia"/>
          <w:b/>
          <w:bCs/>
          <w:lang w:val="en-IN" w:eastAsia="x-none"/>
        </w:rPr>
        <w:t>Impact:</w:t>
      </w:r>
    </w:p>
    <w:p w14:paraId="1A5A4CFA" w14:textId="77777777" w:rsidR="00FF7AA5" w:rsidRPr="00FF7AA5" w:rsidRDefault="00FF7AA5" w:rsidP="00CE04D6">
      <w:pPr>
        <w:pStyle w:val="ListParagraph"/>
        <w:numPr>
          <w:ilvl w:val="0"/>
          <w:numId w:val="42"/>
        </w:numPr>
        <w:rPr>
          <w:rFonts w:eastAsiaTheme="minorEastAsia"/>
          <w:lang w:val="en-IN" w:eastAsia="x-none"/>
        </w:rPr>
      </w:pPr>
      <w:r>
        <w:rPr>
          <w:rFonts w:eastAsiaTheme="minorEastAsia"/>
          <w:b/>
          <w:bCs/>
          <w:lang w:val="en-IN" w:eastAsia="x-none"/>
        </w:rPr>
        <w:t>Increased Efficiency:</w:t>
      </w:r>
      <w:r>
        <w:rPr>
          <w:rFonts w:eastAsiaTheme="minorEastAsia"/>
          <w:lang w:val="en-IN" w:eastAsia="x-none"/>
        </w:rPr>
        <w:t xml:space="preserve"> Automated DICOM file verification, reducing manual efforts and minimizing errors.</w:t>
      </w:r>
    </w:p>
    <w:p w14:paraId="1547DE20" w14:textId="77777777" w:rsidR="00FF7AA5" w:rsidRPr="00FF7AA5" w:rsidRDefault="00FF7AA5" w:rsidP="00CE04D6">
      <w:pPr>
        <w:pStyle w:val="ListParagraph"/>
        <w:numPr>
          <w:ilvl w:val="0"/>
          <w:numId w:val="42"/>
        </w:numPr>
        <w:rPr>
          <w:rFonts w:eastAsiaTheme="minorEastAsia"/>
          <w:lang w:val="en-IN" w:eastAsia="x-none"/>
        </w:rPr>
      </w:pPr>
      <w:r>
        <w:rPr>
          <w:rFonts w:eastAsiaTheme="minorEastAsia"/>
          <w:b/>
          <w:bCs/>
          <w:lang w:val="en-IN" w:eastAsia="x-none"/>
        </w:rPr>
        <w:t>Enhanced Compliance:</w:t>
      </w:r>
      <w:r>
        <w:rPr>
          <w:rFonts w:eastAsiaTheme="minorEastAsia"/>
          <w:lang w:val="en-IN" w:eastAsia="x-none"/>
        </w:rPr>
        <w:t xml:space="preserve"> Ensured strict adherence to DICOM standards, avoiding costly errors.</w:t>
      </w:r>
    </w:p>
    <w:p w14:paraId="01213A29" w14:textId="77777777" w:rsidR="00FF7AA5" w:rsidRPr="00FF7AA5" w:rsidRDefault="00FF7AA5" w:rsidP="00CE04D6">
      <w:pPr>
        <w:pStyle w:val="ListParagraph"/>
        <w:numPr>
          <w:ilvl w:val="0"/>
          <w:numId w:val="42"/>
        </w:numPr>
        <w:rPr>
          <w:rFonts w:eastAsiaTheme="minorEastAsia"/>
          <w:lang w:val="en-IN" w:eastAsia="x-none"/>
        </w:rPr>
      </w:pPr>
      <w:r>
        <w:rPr>
          <w:rFonts w:eastAsiaTheme="minorEastAsia"/>
          <w:b/>
          <w:bCs/>
          <w:lang w:val="en-IN" w:eastAsia="x-none"/>
        </w:rPr>
        <w:t>Improved Reliability:</w:t>
      </w:r>
      <w:r>
        <w:rPr>
          <w:rFonts w:eastAsiaTheme="minorEastAsia"/>
          <w:lang w:val="en-IN" w:eastAsia="x-none"/>
        </w:rPr>
        <w:t xml:space="preserve"> Developed robust processes, reducing bugs in medical imaging data validation.</w:t>
      </w:r>
    </w:p>
    <w:p w14:paraId="72C0E3C6" w14:textId="77777777" w:rsidR="00FF7AA5" w:rsidRDefault="00FF7AA5" w:rsidP="00CE04D6">
      <w:pPr>
        <w:pStyle w:val="ListParagraph"/>
        <w:numPr>
          <w:ilvl w:val="0"/>
          <w:numId w:val="42"/>
        </w:numPr>
        <w:rPr>
          <w:rFonts w:eastAsiaTheme="minorEastAsia"/>
          <w:lang w:val="en-IN" w:eastAsia="x-none"/>
        </w:rPr>
      </w:pPr>
      <w:r>
        <w:rPr>
          <w:rFonts w:eastAsiaTheme="minorEastAsia"/>
          <w:b/>
          <w:bCs/>
          <w:lang w:val="en-IN" w:eastAsia="x-none"/>
        </w:rPr>
        <w:t>PHI Security:</w:t>
      </w:r>
      <w:r>
        <w:rPr>
          <w:rFonts w:eastAsiaTheme="minorEastAsia"/>
          <w:lang w:val="en-IN" w:eastAsia="x-none"/>
        </w:rPr>
        <w:t xml:space="preserve"> Ensured comprehensive protection of patient data by thoroughly testing all tool outputs and processes.</w:t>
      </w:r>
    </w:p>
    <w:p w14:paraId="23E18A60" w14:textId="77777777" w:rsidR="00F9468E" w:rsidRDefault="00F9468E" w:rsidP="00F9468E">
      <w:pPr>
        <w:rPr>
          <w:rFonts w:eastAsiaTheme="minorEastAsia"/>
          <w:lang w:val="en-IN" w:eastAsia="x-none"/>
        </w:rPr>
      </w:pPr>
    </w:p>
    <w:p w14:paraId="529759F8" w14:textId="79149FEF" w:rsidR="00F9468E" w:rsidRDefault="00F9468E" w:rsidP="00F9468E">
      <w:pPr>
        <w:pStyle w:val="Heading3"/>
        <w:rPr>
          <w:rFonts w:eastAsiaTheme="minorEastAsia"/>
        </w:rPr>
      </w:pPr>
      <w:r>
        <w:rPr>
          <w:rFonts w:eastAsiaTheme="minorEastAsia"/>
        </w:rPr>
        <w:lastRenderedPageBreak/>
        <w:t>Europa</w:t>
      </w:r>
    </w:p>
    <w:p w14:paraId="28D0DDCA" w14:textId="1515F679" w:rsidR="00F9468E" w:rsidRPr="00F9468E" w:rsidRDefault="00F9468E" w:rsidP="00F9468E">
      <w:pPr>
        <w:rPr>
          <w:rFonts w:eastAsiaTheme="minorEastAsia"/>
        </w:rPr>
      </w:pPr>
      <w:r>
        <w:rPr>
          <w:rFonts w:eastAsiaTheme="minorEastAsia"/>
        </w:rPr>
        <w:t>November 2020 - January 2021</w:t>
      </w:r>
    </w:p>
    <w:p w14:paraId="2DCF7F64" w14:textId="77839AFF" w:rsidR="00B247BA" w:rsidRPr="00B247BA" w:rsidRDefault="00B247BA" w:rsidP="00B247BA">
      <w:pPr>
        <w:rPr>
          <w:rFonts w:eastAsiaTheme="minorEastAsia"/>
          <w:lang w:val="en-IN" w:eastAsia="x-none"/>
        </w:rPr>
      </w:pPr>
      <w:r>
        <w:rPr>
          <w:rFonts w:eastAsiaTheme="minorEastAsia"/>
          <w:b/>
          <w:bCs/>
          <w:lang w:val="en-IN" w:eastAsia="x-none"/>
        </w:rPr>
        <w:t xml:space="preserve">Project Overview: </w:t>
      </w:r>
    </w:p>
    <w:p w14:paraId="0C56E4F1" w14:textId="77777777" w:rsidR="00B247BA" w:rsidRPr="00B247BA" w:rsidRDefault="00B247BA" w:rsidP="00B247BA">
      <w:pPr>
        <w:rPr>
          <w:rFonts w:eastAsiaTheme="minorEastAsia"/>
          <w:lang w:val="en-IN" w:eastAsia="x-none"/>
        </w:rPr>
      </w:pPr>
      <w:r>
        <w:rPr>
          <w:rFonts w:eastAsiaTheme="minorEastAsia"/>
          <w:lang w:val="en-IN" w:eastAsia="x-none"/>
        </w:rPr>
        <w:t>Europa is a cloud-based project focused on automating the management, processing, and analysis of medical imaging data to improve clinical decision-making. Key focus areas include automating backend API development, setting up server-side frameworks, and creating reusable project templates for deployment in a medical environment.</w:t>
      </w:r>
    </w:p>
    <w:p w14:paraId="7C999B35" w14:textId="77777777" w:rsidR="00B247BA" w:rsidRPr="00B247BA" w:rsidRDefault="00B247BA" w:rsidP="00B247BA">
      <w:pPr>
        <w:rPr>
          <w:rFonts w:eastAsiaTheme="minorEastAsia"/>
          <w:lang w:val="en-IN" w:eastAsia="x-none"/>
        </w:rPr>
      </w:pPr>
      <w:r>
        <w:rPr>
          <w:rFonts w:eastAsiaTheme="minorEastAsia"/>
          <w:b/>
          <w:bCs/>
          <w:lang w:val="en-IN" w:eastAsia="x-none"/>
        </w:rPr>
        <w:t>Key Contributions:</w:t>
      </w:r>
    </w:p>
    <w:p w14:paraId="2BE44028" w14:textId="77777777" w:rsidR="00B247BA" w:rsidRPr="00B247BA" w:rsidRDefault="00B247BA" w:rsidP="00CE04D6">
      <w:pPr>
        <w:numPr>
          <w:ilvl w:val="0"/>
          <w:numId w:val="45"/>
        </w:numPr>
        <w:rPr>
          <w:rFonts w:eastAsiaTheme="minorEastAsia"/>
          <w:lang w:val="en-IN" w:eastAsia="x-none"/>
        </w:rPr>
      </w:pPr>
      <w:r>
        <w:rPr>
          <w:rFonts w:eastAsiaTheme="minorEastAsia"/>
          <w:b/>
          <w:bCs/>
          <w:lang w:val="en-IN" w:eastAsia="x-none"/>
        </w:rPr>
        <w:t>API Automation:</w:t>
      </w:r>
      <w:r>
        <w:rPr>
          <w:rFonts w:eastAsiaTheme="minorEastAsia"/>
          <w:lang w:val="en-IN" w:eastAsia="x-none"/>
        </w:rPr>
        <w:t xml:space="preserve"> Led the automation of RESTful API development, enabling faster iterations and scaling across multiple environments.</w:t>
      </w:r>
    </w:p>
    <w:p w14:paraId="6E7E1AC4" w14:textId="77777777" w:rsidR="00B247BA" w:rsidRPr="00B247BA" w:rsidRDefault="00B247BA" w:rsidP="00CE04D6">
      <w:pPr>
        <w:numPr>
          <w:ilvl w:val="0"/>
          <w:numId w:val="45"/>
        </w:numPr>
        <w:rPr>
          <w:rFonts w:eastAsiaTheme="minorEastAsia"/>
          <w:lang w:val="en-IN" w:eastAsia="x-none"/>
        </w:rPr>
      </w:pPr>
      <w:r>
        <w:rPr>
          <w:rFonts w:eastAsiaTheme="minorEastAsia"/>
          <w:b/>
          <w:bCs/>
          <w:lang w:val="en-IN" w:eastAsia="x-none"/>
        </w:rPr>
        <w:t>Flask Backend Framework:</w:t>
      </w:r>
      <w:r>
        <w:rPr>
          <w:rFonts w:eastAsiaTheme="minorEastAsia"/>
          <w:lang w:val="en-IN" w:eastAsia="x-none"/>
        </w:rPr>
        <w:t xml:space="preserve"> Developed a reusable Flask-based backend framework for API integration, automating key backend functions.</w:t>
      </w:r>
    </w:p>
    <w:p w14:paraId="76D5C20B" w14:textId="77777777" w:rsidR="00B247BA" w:rsidRPr="00B247BA" w:rsidRDefault="00B247BA" w:rsidP="00CE04D6">
      <w:pPr>
        <w:numPr>
          <w:ilvl w:val="0"/>
          <w:numId w:val="45"/>
        </w:numPr>
        <w:rPr>
          <w:rFonts w:eastAsiaTheme="minorEastAsia"/>
          <w:lang w:val="en-IN" w:eastAsia="x-none"/>
        </w:rPr>
      </w:pPr>
      <w:r>
        <w:rPr>
          <w:rFonts w:eastAsiaTheme="minorEastAsia"/>
          <w:b/>
          <w:bCs/>
          <w:lang w:val="en-IN" w:eastAsia="x-none"/>
        </w:rPr>
        <w:t>Linux Templates:</w:t>
      </w:r>
      <w:r>
        <w:rPr>
          <w:rFonts w:eastAsiaTheme="minorEastAsia"/>
          <w:lang w:val="en-IN" w:eastAsia="x-none"/>
        </w:rPr>
        <w:t xml:space="preserve"> Created standardized Linux templates for server-side deployment, ensuring consistency and reducing setup time.</w:t>
      </w:r>
    </w:p>
    <w:p w14:paraId="7337BBCB" w14:textId="77777777" w:rsidR="00B247BA" w:rsidRPr="00B247BA" w:rsidRDefault="00B247BA" w:rsidP="00B247BA">
      <w:pPr>
        <w:rPr>
          <w:rFonts w:eastAsiaTheme="minorEastAsia"/>
          <w:lang w:val="en-IN" w:eastAsia="x-none"/>
        </w:rPr>
      </w:pPr>
      <w:r>
        <w:rPr>
          <w:rFonts w:eastAsiaTheme="minorEastAsia"/>
          <w:b/>
          <w:bCs/>
          <w:lang w:val="en-IN" w:eastAsia="x-none"/>
        </w:rPr>
        <w:t>Technologies Used:</w:t>
      </w:r>
    </w:p>
    <w:p w14:paraId="3C2C497E" w14:textId="5A482F81" w:rsidR="00B247BA" w:rsidRPr="000622DD" w:rsidRDefault="00B247BA" w:rsidP="00CE04D6">
      <w:pPr>
        <w:pStyle w:val="ListParagraph"/>
        <w:numPr>
          <w:ilvl w:val="0"/>
          <w:numId w:val="47"/>
        </w:numPr>
        <w:rPr>
          <w:rFonts w:eastAsiaTheme="minorEastAsia"/>
          <w:lang w:val="en-IN" w:eastAsia="x-none"/>
        </w:rPr>
      </w:pPr>
      <w:r>
        <w:rPr>
          <w:rFonts w:eastAsiaTheme="minorEastAsia"/>
          <w:b/>
          <w:bCs/>
          <w:lang w:val="en-IN" w:eastAsia="x-none"/>
        </w:rPr>
        <w:t>Languages/Frameworks:</w:t>
      </w:r>
      <w:r>
        <w:rPr>
          <w:rFonts w:eastAsiaTheme="minorEastAsia"/>
          <w:lang w:val="en-IN" w:eastAsia="x-none"/>
        </w:rPr>
        <w:t xml:space="preserve"> Python (Flask), Docker</w:t>
      </w:r>
    </w:p>
    <w:p w14:paraId="0A0C2C3C" w14:textId="57971687" w:rsidR="00B247BA" w:rsidRPr="000622DD" w:rsidRDefault="00B247BA" w:rsidP="00CE04D6">
      <w:pPr>
        <w:pStyle w:val="ListParagraph"/>
        <w:numPr>
          <w:ilvl w:val="0"/>
          <w:numId w:val="47"/>
        </w:numPr>
        <w:rPr>
          <w:rFonts w:eastAsiaTheme="minorEastAsia"/>
          <w:lang w:val="en-IN" w:eastAsia="x-none"/>
        </w:rPr>
      </w:pPr>
      <w:r>
        <w:rPr>
          <w:rFonts w:eastAsiaTheme="minorEastAsia"/>
          <w:b/>
          <w:bCs/>
          <w:lang w:val="en-IN" w:eastAsia="x-none"/>
        </w:rPr>
        <w:t>Cloud Platforms:</w:t>
      </w:r>
      <w:r>
        <w:rPr>
          <w:rFonts w:eastAsiaTheme="minorEastAsia"/>
          <w:lang w:val="en-IN" w:eastAsia="x-none"/>
        </w:rPr>
        <w:t xml:space="preserve"> GCP</w:t>
      </w:r>
    </w:p>
    <w:p w14:paraId="1009BBE3" w14:textId="1E534860" w:rsidR="00B247BA" w:rsidRPr="000622DD" w:rsidRDefault="00B247BA" w:rsidP="00CE04D6">
      <w:pPr>
        <w:pStyle w:val="ListParagraph"/>
        <w:numPr>
          <w:ilvl w:val="0"/>
          <w:numId w:val="47"/>
        </w:numPr>
        <w:rPr>
          <w:rFonts w:eastAsiaTheme="minorEastAsia"/>
          <w:lang w:val="en-IN" w:eastAsia="x-none"/>
        </w:rPr>
      </w:pPr>
      <w:r>
        <w:rPr>
          <w:rFonts w:eastAsiaTheme="minorEastAsia"/>
          <w:b/>
          <w:bCs/>
          <w:lang w:val="en-IN" w:eastAsia="x-none"/>
        </w:rPr>
        <w:t>APIs/Protocols:</w:t>
      </w:r>
      <w:r>
        <w:rPr>
          <w:rFonts w:eastAsiaTheme="minorEastAsia"/>
          <w:lang w:val="en-IN" w:eastAsia="x-none"/>
        </w:rPr>
        <w:t xml:space="preserve"> RESTful APIs</w:t>
      </w:r>
    </w:p>
    <w:p w14:paraId="518F6582" w14:textId="77777777" w:rsidR="00B247BA" w:rsidRPr="00B247BA" w:rsidRDefault="00B247BA" w:rsidP="00B247BA">
      <w:pPr>
        <w:rPr>
          <w:rFonts w:eastAsiaTheme="minorEastAsia"/>
          <w:lang w:val="en-IN" w:eastAsia="x-none"/>
        </w:rPr>
      </w:pPr>
      <w:r>
        <w:rPr>
          <w:rFonts w:eastAsiaTheme="minorEastAsia"/>
          <w:b/>
          <w:bCs/>
          <w:lang w:val="en-IN" w:eastAsia="x-none"/>
        </w:rPr>
        <w:t>Impact:</w:t>
      </w:r>
    </w:p>
    <w:p w14:paraId="0535FBCE" w14:textId="77777777" w:rsidR="00B247BA" w:rsidRPr="00B247BA" w:rsidRDefault="00B247BA" w:rsidP="00CE04D6">
      <w:pPr>
        <w:pStyle w:val="ListParagraph"/>
        <w:numPr>
          <w:ilvl w:val="0"/>
          <w:numId w:val="46"/>
        </w:numPr>
        <w:rPr>
          <w:rFonts w:eastAsiaTheme="minorEastAsia"/>
          <w:lang w:val="en-IN" w:eastAsia="x-none"/>
        </w:rPr>
      </w:pPr>
      <w:r>
        <w:rPr>
          <w:rFonts w:eastAsiaTheme="minorEastAsia"/>
          <w:b/>
          <w:bCs/>
          <w:lang w:val="en-IN" w:eastAsia="x-none"/>
        </w:rPr>
        <w:t>50% Reduction in Deployment Time:</w:t>
      </w:r>
      <w:r>
        <w:rPr>
          <w:rFonts w:eastAsiaTheme="minorEastAsia"/>
          <w:lang w:val="en-IN" w:eastAsia="x-none"/>
        </w:rPr>
        <w:t xml:space="preserve"> Automation reduced manual setup time, accelerating development cycles.</w:t>
      </w:r>
    </w:p>
    <w:p w14:paraId="0309BD92" w14:textId="77777777" w:rsidR="00B247BA" w:rsidRPr="00B247BA" w:rsidRDefault="00B247BA" w:rsidP="00CE04D6">
      <w:pPr>
        <w:pStyle w:val="ListParagraph"/>
        <w:numPr>
          <w:ilvl w:val="0"/>
          <w:numId w:val="46"/>
        </w:numPr>
        <w:rPr>
          <w:rFonts w:eastAsiaTheme="minorEastAsia"/>
          <w:lang w:val="en-IN" w:eastAsia="x-none"/>
        </w:rPr>
      </w:pPr>
      <w:r>
        <w:rPr>
          <w:rFonts w:eastAsiaTheme="minorEastAsia"/>
          <w:b/>
          <w:bCs/>
          <w:lang w:val="en-IN" w:eastAsia="x-none"/>
        </w:rPr>
        <w:t>30% API Performance Boost:</w:t>
      </w:r>
      <w:r>
        <w:rPr>
          <w:rFonts w:eastAsiaTheme="minorEastAsia"/>
          <w:lang w:val="en-IN" w:eastAsia="x-none"/>
        </w:rPr>
        <w:t xml:space="preserve"> Optimized APIs improved response times, enhancing data retrieval efficiency for users.</w:t>
      </w:r>
    </w:p>
    <w:p w14:paraId="27BA3234" w14:textId="77777777" w:rsidR="00B247BA" w:rsidRPr="00B247BA" w:rsidRDefault="00B247BA" w:rsidP="00CE04D6">
      <w:pPr>
        <w:pStyle w:val="ListParagraph"/>
        <w:numPr>
          <w:ilvl w:val="0"/>
          <w:numId w:val="46"/>
        </w:numPr>
        <w:rPr>
          <w:rFonts w:eastAsiaTheme="minorEastAsia"/>
          <w:lang w:val="en-IN" w:eastAsia="x-none"/>
        </w:rPr>
      </w:pPr>
      <w:r>
        <w:rPr>
          <w:rFonts w:eastAsiaTheme="minorEastAsia"/>
          <w:b/>
          <w:bCs/>
          <w:lang w:val="en-IN" w:eastAsia="x-none"/>
        </w:rPr>
        <w:t>Enhanced Security and Compliance:</w:t>
      </w:r>
      <w:r>
        <w:rPr>
          <w:rFonts w:eastAsiaTheme="minorEastAsia"/>
          <w:lang w:val="en-IN" w:eastAsia="x-none"/>
        </w:rPr>
        <w:t xml:space="preserve"> Ensured encryption, secure uploads, and adherence to healthcare standards (HIPAA).</w:t>
      </w:r>
    </w:p>
    <w:p w14:paraId="2D24B628" w14:textId="77777777" w:rsidR="00B247BA" w:rsidRPr="00B247BA" w:rsidRDefault="00B247BA" w:rsidP="00CE04D6">
      <w:pPr>
        <w:pStyle w:val="ListParagraph"/>
        <w:numPr>
          <w:ilvl w:val="0"/>
          <w:numId w:val="46"/>
        </w:numPr>
        <w:rPr>
          <w:rFonts w:eastAsiaTheme="minorEastAsia"/>
          <w:lang w:val="en-IN" w:eastAsia="x-none"/>
        </w:rPr>
      </w:pPr>
      <w:r>
        <w:rPr>
          <w:rFonts w:eastAsiaTheme="minorEastAsia"/>
          <w:b/>
          <w:bCs/>
          <w:lang w:val="en-IN" w:eastAsia="x-none"/>
        </w:rPr>
        <w:t>Scalability:</w:t>
      </w:r>
      <w:r>
        <w:rPr>
          <w:rFonts w:eastAsiaTheme="minorEastAsia"/>
          <w:lang w:val="en-IN" w:eastAsia="x-none"/>
        </w:rPr>
        <w:t xml:space="preserve"> Supported 200% user growth by leveraging cloud-based architecture for dynamic scaling.</w:t>
      </w:r>
    </w:p>
    <w:p w14:paraId="68A0FEA6" w14:textId="77777777" w:rsidR="00407297" w:rsidRPr="000F5192" w:rsidRDefault="00407297" w:rsidP="000F5192">
      <w:pPr>
        <w:rPr>
          <w:rFonts w:eastAsiaTheme="minorEastAsia"/>
          <w:lang w:val="x-none" w:eastAsia="x-none"/>
        </w:rPr>
      </w:pPr>
    </w:p>
    <w:p w14:paraId="1900E694" w14:textId="77777777" w:rsidR="00394DF6" w:rsidRDefault="00394DF6" w:rsidP="00DF1666">
      <w:pPr>
        <w:rPr>
          <w:rFonts w:eastAsiaTheme="minorEastAsia"/>
          <w:sz w:val="22"/>
          <w:szCs w:val="20"/>
          <w:lang w:val="en-IN"/>
        </w:rPr>
      </w:pPr>
    </w:p>
    <w:p w14:paraId="03D4C7FB" w14:textId="77777777" w:rsidR="00DD6E14" w:rsidRPr="00394DF6" w:rsidRDefault="00DD6E14" w:rsidP="00DF1666">
      <w:pPr>
        <w:rPr>
          <w:rFonts w:eastAsiaTheme="minorEastAsia"/>
          <w:sz w:val="22"/>
          <w:szCs w:val="20"/>
          <w:lang w:val="en-IN"/>
        </w:rPr>
      </w:pPr>
    </w:p>
    <w:p w14:paraId="2662FDCD" w14:textId="77777777" w:rsidR="00DD6E14" w:rsidRDefault="00DD6E14" w:rsidP="00DF1666">
      <w:pPr>
        <w:rPr>
          <w:rFonts w:eastAsiaTheme="minorEastAsia"/>
          <w:b/>
          <w:bCs/>
          <w:sz w:val="22"/>
          <w:szCs w:val="20"/>
        </w:rPr>
        <w:sectPr w:rsidR="00DD6E14" w:rsidSect="00DF1666">
          <w:pgSz w:w="11906" w:h="16838" w:code="9"/>
          <w:pgMar w:top="1440" w:right="1080" w:bottom="1440" w:left="1080" w:header="720" w:footer="720" w:gutter="0"/>
          <w:cols w:space="720"/>
          <w:docGrid w:linePitch="360"/>
        </w:sectPr>
      </w:pPr>
    </w:p>
    <w:p w14:paraId="142A60C8" w14:textId="1C3579E2" w:rsidR="00383874" w:rsidRPr="00383874" w:rsidRDefault="00DF1666" w:rsidP="00383874">
      <w:pPr>
        <w:pStyle w:val="Heading2"/>
        <w:rPr>
          <w:rFonts w:eastAsiaTheme="minorEastAsia"/>
        </w:rPr>
      </w:pPr>
      <w:r>
        <w:rPr>
          <w:rFonts w:eastAsiaTheme="minorEastAsia"/>
        </w:rPr>
        <w:lastRenderedPageBreak/>
        <w:t xml:space="preserve">Founder &amp; Technician | Gadjoy Repair Services | Bangalore, India | </w:t>
      </w:r>
      <w:del w:id="9013" w:author="Claude" w:date="2026-06-10T00:00:00Z">
        <w:r>
          <w:delText xml:space="preserve">Nov 2016 – Jan 2021 </w:delText>
        </w:r>
      </w:del>
      <w:ins w:id="9014" w:author="Claude" w:date="2026-06-10T00:00:00Z">
        <w:r>
          <w:t xml:space="preserve">Nov 2016 – Nov 2020 </w:t>
        </w:r>
      </w:ins>
      <w:r>
        <w:t xml:space="preserve"/>
      </w:r>
    </w:p>
    <w:p w14:paraId="106D416D" w14:textId="197E44DB" w:rsidR="00383874" w:rsidRPr="009C6328" w:rsidRDefault="000A54D1" w:rsidP="00CE04D6">
      <w:pPr>
        <w:pStyle w:val="ListParagraph"/>
        <w:numPr>
          <w:ilvl w:val="0"/>
          <w:numId w:val="50"/>
        </w:numPr>
        <w:rPr>
          <w:rFonts w:eastAsiaTheme="minorEastAsia"/>
        </w:rPr>
      </w:pPr>
      <w:r>
        <w:rPr>
          <w:rFonts w:eastAsiaTheme="minorEastAsia"/>
        </w:rPr>
        <w:t>http://gadjoy.in/</w:t>
      </w:r>
    </w:p>
    <w:p w14:paraId="6C1E1CE3" w14:textId="77777777" w:rsidR="00EA3117" w:rsidRPr="009C6328" w:rsidRDefault="00EA3117" w:rsidP="00CE04D6">
      <w:pPr>
        <w:pStyle w:val="ListParagraph"/>
        <w:numPr>
          <w:ilvl w:val="0"/>
          <w:numId w:val="50"/>
        </w:numPr>
        <w:rPr>
          <w:del w:id="9201" w:author="Claude" w:date="2026-06-10T00:00:00Z"/>
          <w:rFonts w:eastAsiaTheme="minorEastAsia"/>
        </w:rPr>
      </w:pPr>
      <w:del w:id="9101" w:author="Claude" w:date="2026-06-10T00:00:00Z">
        <w:r>
          <w:rPr>
            <w:rFonts w:eastAsiaTheme="minorEastAsia"/>
          </w:rPr>
          <w:delText>Established a successful repair service for laptops and gadgets, achieving high customer satisfaction with a 4.5+ rating across multiple platforms.</w:delText>
        </w:r>
      </w:del>
    </w:p>
    <w:p w14:paraId="5A471B3D" w14:textId="77777777" w:rsidR="00EA3117" w:rsidRPr="009C6328" w:rsidRDefault="00EA3117" w:rsidP="00CE04D6">
      <w:pPr>
        <w:pStyle w:val="ListParagraph"/>
        <w:numPr>
          <w:ilvl w:val="0"/>
          <w:numId w:val="50"/>
        </w:numPr>
        <w:rPr>
          <w:del w:id="9202" w:author="Claude" w:date="2026-06-10T00:00:00Z"/>
          <w:rFonts w:eastAsiaTheme="minorEastAsia"/>
        </w:rPr>
      </w:pPr>
      <w:del w:id="9103" w:author="Claude" w:date="2026-06-10T00:00:00Z">
        <w:r>
          <w:rPr>
            <w:rFonts w:eastAsiaTheme="minorEastAsia"/>
          </w:rPr>
          <w:delText>Built a scalable operation capable of handling 1000+ devices per month with a team of fewer than five personnel.</w:delText>
        </w:r>
      </w:del>
    </w:p>
    <w:p w14:paraId="74ECC6DA" w14:textId="77777777" w:rsidR="00EA3117" w:rsidRPr="009C6328" w:rsidRDefault="00EA3117" w:rsidP="00CE04D6">
      <w:pPr>
        <w:pStyle w:val="ListParagraph"/>
        <w:numPr>
          <w:ilvl w:val="0"/>
          <w:numId w:val="50"/>
        </w:numPr>
        <w:rPr>
          <w:del w:id="9203" w:author="Claude" w:date="2026-06-10T00:00:00Z"/>
          <w:rFonts w:eastAsiaTheme="minorEastAsia"/>
        </w:rPr>
      </w:pPr>
      <w:del w:id="9105" w:author="Claude" w:date="2026-06-10T00:00:00Z">
        <w:r>
          <w:rPr>
            <w:rFonts w:eastAsiaTheme="minorEastAsia"/>
          </w:rPr>
          <w:delText>Developed processes to maximize operational efficiency and minimize turnaround time, focusing on quality.</w:delText>
        </w:r>
      </w:del>
    </w:p>
    <w:p w14:paraId="3A959547" w14:textId="77777777" w:rsidR="00EA3117" w:rsidRPr="009C6328" w:rsidRDefault="00EA3117" w:rsidP="00CE04D6">
      <w:pPr>
        <w:pStyle w:val="ListParagraph"/>
        <w:numPr>
          <w:ilvl w:val="0"/>
          <w:numId w:val="50"/>
        </w:numPr>
        <w:rPr>
          <w:del w:id="9204" w:author="Claude" w:date="2026-06-10T00:00:00Z"/>
          <w:rFonts w:eastAsiaTheme="minorEastAsia"/>
        </w:rPr>
      </w:pPr>
      <w:del w:id="9107" w:author="Claude" w:date="2026-06-10T00:00:00Z">
        <w:r>
          <w:rPr>
            <w:rFonts w:eastAsiaTheme="minorEastAsia"/>
          </w:rPr>
          <w:delText>Recognized for expertise in chip-level fixes and Apple product repairs.</w:delText>
        </w:r>
      </w:del>
    </w:p>
    <w:p w14:paraId="178C96D8" w14:textId="77777777" w:rsidR="00EA3117" w:rsidRPr="009C6328" w:rsidRDefault="00EA3117" w:rsidP="00CE04D6">
      <w:pPr>
        <w:pStyle w:val="ListParagraph"/>
        <w:numPr>
          <w:ilvl w:val="0"/>
          <w:numId w:val="50"/>
        </w:numPr>
        <w:rPr>
          <w:del w:id="9205" w:author="Claude" w:date="2026-06-10T00:00:00Z"/>
          <w:rFonts w:eastAsiaTheme="minorEastAsia"/>
        </w:rPr>
      </w:pPr>
      <w:del w:id="9109" w:author="Claude" w:date="2026-06-10T00:00:00Z">
        <w:r>
          <w:rPr>
            <w:rFonts w:eastAsiaTheme="minorEastAsia"/>
          </w:rPr>
          <w:delText>Competitive pricing and transparent service fostered customer loyalty, leading to a strong local reputation.</w:delText>
        </w:r>
      </w:del>
    </w:p>
    <w:p w14:paraId="07838BFA" w14:textId="77777777" w:rsidR="00EA3117" w:rsidRPr="009C6328" w:rsidRDefault="00EA3117" w:rsidP="00CE04D6">
      <w:pPr>
        <w:pStyle w:val="ListParagraph"/>
        <w:numPr>
          <w:ilvl w:val="0"/>
          <w:numId w:val="50"/>
        </w:numPr>
        <w:rPr>
          <w:del w:id="9206" w:author="Claude" w:date="2026-06-10T00:00:00Z"/>
          <w:rFonts w:eastAsiaTheme="minorEastAsia"/>
        </w:rPr>
      </w:pPr>
      <w:del w:id="9111" w:author="Claude" w:date="2026-06-10T00:00:00Z">
        <w:r>
          <w:rPr>
            <w:rFonts w:eastAsiaTheme="minorEastAsia"/>
          </w:rPr>
          <w:delText>Praised for quick, reliable service and technical excellence in repairing phones, laptops, and tablets.</w:delText>
        </w:r>
      </w:del>
    </w:p>
    <w:p w14:paraId="77F8BBDC" w14:textId="5C9DAF70" w:rsidR="00DD6E14" w:rsidRPr="009C6328" w:rsidRDefault="00EA3117" w:rsidP="00CE04D6">
      <w:pPr>
        <w:pStyle w:val="ListParagraph"/>
        <w:numPr>
          <w:ilvl w:val="0"/>
          <w:numId w:val="50"/>
        </w:numPr>
        <w:rPr>
          <w:del w:id="9207" w:author="Claude" w:date="2026-06-10T00:00:00Z"/>
          <w:rFonts w:eastAsiaTheme="minorEastAsia"/>
          <w:b/>
          <w:bCs/>
          <w:sz w:val="22"/>
          <w:szCs w:val="20"/>
        </w:rPr>
      </w:pPr>
      <w:del w:id="9113" w:author="Claude" w:date="2026-06-10T00:00:00Z">
        <w:r>
          <w:rPr>
            <w:rFonts w:eastAsiaTheme="minorEastAsia"/>
          </w:rPr>
          <w:delText>Ensured continued success with processes that allowed the business to thrive under new management.</w:delText>
        </w:r>
      </w:del>
    </w:p>
    <w:p w14:paraId="7CDF087B" w14:textId="77777777" w:rsidR="00E96213" w:rsidRDefault="00E96213" w:rsidP="00DF1666">
      <w:pPr>
        <w:rPr>
          <w:rFonts w:eastAsiaTheme="minorEastAsia"/>
          <w:b/>
          <w:bCs/>
          <w:sz w:val="22"/>
          <w:szCs w:val="20"/>
        </w:rPr>
      </w:pPr>
    </w:p>
    <w:p w14:paraId="0B26D540" w14:textId="77777777" w:rsidR="0079725F" w:rsidRPr="0079725F" w:rsidRDefault="0079725F" w:rsidP="0079725F">
      <w:pPr>
        <w:rPr>
          <w:rFonts w:eastAsiaTheme="minorEastAsia"/>
          <w:b/>
          <w:bCs/>
          <w:sz w:val="22"/>
          <w:szCs w:val="20"/>
        </w:rPr>
      </w:pPr>
      <w:r>
        <w:rPr>
          <w:rFonts w:eastAsiaTheme="minorEastAsia"/>
          <w:b/>
          <w:bCs/>
          <w:sz w:val="22"/>
          <w:szCs w:val="20"/>
        </w:rPr>
        <w:t>Founded and managed a successful laptop and gadget repair service, handling over 1,000 devices and 100+ customers per month, and achieving a 4.7+ customer satisfaction rating across multiple platforms.</w:t>
      </w:r>
    </w:p>
    <w:p w14:paraId="6BCFA20F" w14:textId="77777777" w:rsidR="0079725F" w:rsidRPr="0079725F" w:rsidRDefault="0079725F" w:rsidP="0079725F">
      <w:pPr>
        <w:rPr>
          <w:rFonts w:eastAsiaTheme="minorEastAsia"/>
          <w:b/>
          <w:bCs/>
          <w:sz w:val="22"/>
          <w:szCs w:val="20"/>
        </w:rPr>
      </w:pPr>
    </w:p>
    <w:p w14:paraId="178900EE" w14:textId="77777777" w:rsidR="0079725F" w:rsidRPr="0079725F" w:rsidRDefault="0079725F" w:rsidP="0079725F">
      <w:pPr>
        <w:rPr>
          <w:rFonts w:eastAsiaTheme="minorEastAsia"/>
          <w:b/>
          <w:bCs/>
          <w:sz w:val="22"/>
          <w:szCs w:val="20"/>
        </w:rPr>
      </w:pPr>
      <w:r>
        <w:rPr>
          <w:rFonts w:eastAsiaTheme="minorEastAsia"/>
          <w:b/>
          <w:bCs/>
          <w:sz w:val="22"/>
          <w:szCs w:val="20"/>
        </w:rPr>
        <w:t xml:space="preserve">Developed and implemented custom software systems to monitor customer devices, manage checklists, and streamline ledger and enquiry entries. Leveraged Excel as a functional database, utilizing advanced features to trace device activities, which increased operational efficiency by </w:t>
      </w:r>
      <w:del w:id="9017" w:author="Claude" w:date="2026-06-10T00:00:00Z">
        <w:r>
          <w:delText>XX%.</w:delText>
        </w:r>
      </w:del>
      <w:ins w:id="9018" w:author="Claude" w:date="2026-06-10T00:00:00Z">
        <w:r>
          <w:t>~80%.</w:t>
        </w:r>
      </w:ins>
    </w:p>
    <w:p w14:paraId="7DF55817" w14:textId="77777777" w:rsidR="0079725F" w:rsidRPr="0079725F" w:rsidRDefault="0079725F" w:rsidP="0079725F">
      <w:pPr>
        <w:rPr>
          <w:rFonts w:eastAsiaTheme="minorEastAsia"/>
          <w:b/>
          <w:bCs/>
          <w:sz w:val="22"/>
          <w:szCs w:val="20"/>
        </w:rPr>
      </w:pPr>
    </w:p>
    <w:p w14:paraId="3EAF5626" w14:textId="48415BF2" w:rsidR="0079725F" w:rsidRDefault="0079725F" w:rsidP="0079725F">
      <w:pPr>
        <w:rPr>
          <w:rFonts w:eastAsiaTheme="minorEastAsia"/>
          <w:b/>
          <w:bCs/>
          <w:sz w:val="22"/>
          <w:szCs w:val="20"/>
        </w:rPr>
        <w:sectPr w:rsidR="0079725F" w:rsidSect="00DF1666">
          <w:pgSz w:w="11906" w:h="16838" w:code="9"/>
          <w:pgMar w:top="1440" w:right="1080" w:bottom="1440" w:left="1080" w:header="720" w:footer="720" w:gutter="0"/>
          <w:cols w:space="720"/>
          <w:docGrid w:linePitch="360"/>
        </w:sectPr>
      </w:pPr>
      <w:r>
        <w:rPr>
          <w:rFonts w:eastAsiaTheme="minorEastAsia"/>
          <w:b/>
          <w:bCs/>
          <w:sz w:val="22"/>
          <w:szCs w:val="20"/>
        </w:rPr>
        <w:t>Acquired transferable skills in team management, customer service, and business development, alongside technical expertise in software development, database management, and process automation, enhancing capabilities relevant to software engineering roles.</w:t>
      </w:r>
    </w:p>
    <w:p w14:paraId="0F9A8619" w14:textId="62004D6A" w:rsidR="00DF5D10" w:rsidRPr="00DF5D10" w:rsidRDefault="00DF5D10" w:rsidP="00DF5D10">
      <w:pPr>
        <w:pStyle w:val="Heading2"/>
        <w:rPr>
          <w:rFonts w:eastAsiaTheme="minorEastAsia"/>
          <w:lang w:val="en-IN"/>
        </w:rPr>
      </w:pPr>
      <w:r>
        <w:rPr>
          <w:rFonts w:eastAsiaTheme="minorEastAsia"/>
          <w:lang w:val="en-IN"/>
        </w:rPr>
        <w:lastRenderedPageBreak/>
        <w:t>Community Volunteer | Bangalore, India | Jan 2018 – Jan 2023</w:t>
      </w:r>
    </w:p>
    <w:p w14:paraId="361732FE" w14:textId="77777777" w:rsidR="00DF5D10" w:rsidRPr="00DF5D10" w:rsidRDefault="00DF5D10" w:rsidP="00DF5D10">
      <w:pPr>
        <w:rPr>
          <w:rFonts w:eastAsiaTheme="minorEastAsia"/>
          <w:lang w:val="en-IN"/>
        </w:rPr>
      </w:pPr>
      <w:r>
        <w:rPr>
          <w:rFonts w:eastAsiaTheme="minorEastAsia"/>
          <w:b/>
          <w:bCs/>
          <w:lang w:val="en-IN"/>
        </w:rPr>
        <w:t>Organization</w:t>
      </w:r>
      <w:r>
        <w:rPr>
          <w:rFonts w:eastAsiaTheme="minorEastAsia"/>
          <w:lang w:val="en-IN"/>
        </w:rPr>
        <w:t>:</w:t>
        <w:br/>
        <w:t>Mapshalli – Non-Profit Specializing in IoT, Analytics, Deep Learning</w:t>
      </w:r>
    </w:p>
    <w:p w14:paraId="330BFFCF" w14:textId="67B3AF59" w:rsidR="00DF5D10" w:rsidRPr="00DF5D10" w:rsidRDefault="00DF5D10" w:rsidP="00DF5D10">
      <w:pPr>
        <w:rPr>
          <w:rFonts w:eastAsiaTheme="minorEastAsia"/>
          <w:lang w:val="en-IN"/>
        </w:rPr>
      </w:pPr>
      <w:r>
        <w:rPr>
          <w:rFonts w:eastAsiaTheme="minorEastAsia"/>
          <w:b/>
          <w:bCs/>
          <w:lang w:val="en-IN"/>
        </w:rPr>
        <w:t>Duration</w:t>
      </w:r>
      <w:r>
        <w:rPr>
          <w:rFonts w:eastAsiaTheme="minorEastAsia"/>
          <w:lang w:val="en-IN"/>
        </w:rPr>
        <w:t>:</w:t>
        <w:br/>
        <w:t>January 2018 – January 2022</w:t>
      </w:r>
    </w:p>
    <w:p w14:paraId="6E617140" w14:textId="77777777" w:rsidR="00DF5D10" w:rsidRPr="00DF5D10" w:rsidRDefault="00DF5D10" w:rsidP="00DF5D10">
      <w:pPr>
        <w:rPr>
          <w:rFonts w:eastAsiaTheme="minorEastAsia"/>
          <w:lang w:val="en-IN"/>
        </w:rPr>
      </w:pPr>
      <w:r>
        <w:rPr>
          <w:rFonts w:eastAsiaTheme="minorEastAsia"/>
          <w:b/>
          <w:bCs/>
          <w:lang w:val="en-IN"/>
        </w:rPr>
        <w:t>Activities</w:t>
      </w:r>
      <w:r>
        <w:rPr>
          <w:rFonts w:eastAsiaTheme="minorEastAsia"/>
          <w:lang w:val="en-IN"/>
        </w:rPr>
        <w:t>:</w:t>
      </w:r>
    </w:p>
    <w:p w14:paraId="2B42A846" w14:textId="77777777" w:rsidR="00DF5D10" w:rsidRPr="00DF5D10" w:rsidRDefault="00DF5D10" w:rsidP="00CE04D6">
      <w:pPr>
        <w:numPr>
          <w:ilvl w:val="0"/>
          <w:numId w:val="65"/>
        </w:numPr>
        <w:rPr>
          <w:rFonts w:eastAsiaTheme="minorEastAsia"/>
          <w:lang w:val="en-IN"/>
        </w:rPr>
      </w:pPr>
      <w:r>
        <w:rPr>
          <w:rFonts w:eastAsiaTheme="minorEastAsia"/>
          <w:b/>
          <w:bCs/>
          <w:lang w:val="en-IN"/>
        </w:rPr>
        <w:t>Stop Hunger</w:t>
      </w:r>
      <w:r>
        <w:rPr>
          <w:rFonts w:eastAsiaTheme="minorEastAsia"/>
          <w:lang w:val="en-IN"/>
        </w:rPr>
        <w:t>: Developed a software platform to coordinate COVID-19 relief efforts among various NGOs.</w:t>
      </w:r>
    </w:p>
    <w:p w14:paraId="373E615E" w14:textId="77777777" w:rsidR="00DF5D10" w:rsidRPr="00DF5D10" w:rsidRDefault="00DF5D10" w:rsidP="00CE04D6">
      <w:pPr>
        <w:numPr>
          <w:ilvl w:val="0"/>
          <w:numId w:val="65"/>
        </w:numPr>
        <w:rPr>
          <w:rFonts w:eastAsiaTheme="minorEastAsia"/>
          <w:lang w:val="en-IN"/>
        </w:rPr>
      </w:pPr>
      <w:r>
        <w:rPr>
          <w:rFonts w:eastAsiaTheme="minorEastAsia"/>
          <w:b/>
          <w:bCs/>
          <w:lang w:val="en-IN"/>
        </w:rPr>
        <w:t>AirCare</w:t>
      </w:r>
      <w:r>
        <w:rPr>
          <w:rFonts w:eastAsiaTheme="minorEastAsia"/>
          <w:lang w:val="en-IN"/>
        </w:rPr>
        <w:t>: Contributed to a community-managed network of air quality sensors.</w:t>
      </w:r>
    </w:p>
    <w:p w14:paraId="6F2A281D" w14:textId="77777777" w:rsidR="00DF5D10" w:rsidRPr="00DF5D10" w:rsidRDefault="00DF5D10" w:rsidP="00DF5D10">
      <w:pPr>
        <w:rPr>
          <w:rFonts w:eastAsiaTheme="minorEastAsia"/>
          <w:lang w:val="en-IN"/>
        </w:rPr>
      </w:pPr>
      <w:r>
        <w:rPr>
          <w:rFonts w:eastAsiaTheme="minorEastAsia"/>
          <w:b/>
          <w:bCs/>
          <w:lang w:val="en-IN"/>
        </w:rPr>
        <w:t>Clients</w:t>
      </w:r>
      <w:r>
        <w:rPr>
          <w:rFonts w:eastAsiaTheme="minorEastAsia"/>
          <w:lang w:val="en-IN"/>
        </w:rPr>
        <w:t>:</w:t>
        <w:br/>
        <w:t>Public</w:t>
      </w:r>
    </w:p>
    <w:p w14:paraId="3F51DFFD" w14:textId="77777777" w:rsidR="00DF5D10" w:rsidRPr="00DF5D10" w:rsidRDefault="00DF5D10" w:rsidP="00DF5D10">
      <w:pPr>
        <w:rPr>
          <w:rFonts w:eastAsiaTheme="minorEastAsia"/>
          <w:lang w:val="en-IN"/>
        </w:rPr>
      </w:pPr>
      <w:r>
        <w:rPr>
          <w:rFonts w:eastAsiaTheme="minorEastAsia"/>
          <w:b/>
          <w:bCs/>
          <w:lang w:val="en-IN"/>
        </w:rPr>
        <w:t>Team Size</w:t>
      </w:r>
      <w:r>
        <w:rPr>
          <w:rFonts w:eastAsiaTheme="minorEastAsia"/>
          <w:lang w:val="en-IN"/>
        </w:rPr>
        <w:t>:</w:t>
        <w:br/>
        <w:t>5+</w:t>
      </w:r>
    </w:p>
    <w:p w14:paraId="430AC5B3" w14:textId="77777777" w:rsidR="00DF5D10" w:rsidRPr="00DF5D10" w:rsidRDefault="00DF5D10" w:rsidP="00DF5D10">
      <w:pPr>
        <w:rPr>
          <w:rFonts w:eastAsiaTheme="minorEastAsia"/>
          <w:lang w:val="en-IN"/>
        </w:rPr>
      </w:pPr>
      <w:r>
        <w:rPr>
          <w:rFonts w:eastAsiaTheme="minorEastAsia"/>
          <w:b/>
          <w:bCs/>
          <w:lang w:val="en-IN"/>
        </w:rPr>
        <w:t>Value Addition</w:t>
      </w:r>
      <w:r>
        <w:rPr>
          <w:rFonts w:eastAsiaTheme="minorEastAsia"/>
          <w:lang w:val="en-IN"/>
        </w:rPr>
        <w:t>:</w:t>
      </w:r>
    </w:p>
    <w:p w14:paraId="0F4F473C" w14:textId="77777777" w:rsidR="00DF5D10" w:rsidRPr="00DF5D10" w:rsidRDefault="00DF5D10" w:rsidP="00CE04D6">
      <w:pPr>
        <w:numPr>
          <w:ilvl w:val="0"/>
          <w:numId w:val="66"/>
        </w:numPr>
        <w:rPr>
          <w:rFonts w:eastAsiaTheme="minorEastAsia"/>
          <w:lang w:val="en-IN"/>
        </w:rPr>
      </w:pPr>
      <w:r>
        <w:rPr>
          <w:rFonts w:eastAsiaTheme="minorEastAsia"/>
          <w:lang w:val="en-IN"/>
        </w:rPr>
        <w:t>Provided hardware support.</w:t>
      </w:r>
    </w:p>
    <w:p w14:paraId="5E83B071" w14:textId="76C850C5" w:rsidR="00033942" w:rsidRPr="0077150F" w:rsidRDefault="00DF5D10" w:rsidP="536BCF33">
      <w:pPr>
        <w:numPr>
          <w:ilvl w:val="0"/>
          <w:numId w:val="66"/>
        </w:numPr>
        <w:rPr>
          <w:rFonts w:eastAsiaTheme="minorEastAsia"/>
          <w:lang w:val="en-IN"/>
        </w:rPr>
      </w:pPr>
      <w:r>
        <w:rPr>
          <w:rFonts w:eastAsiaTheme="minorEastAsia"/>
          <w:lang w:val="en-IN"/>
        </w:rPr>
        <w:t>Worked hands-on with applications and analytics for data obtained from the projects.</w:t>
      </w:r>
    </w:p>
    <w:p w14:paraId="14B40C8D" w14:textId="2F03E4CD" w:rsidR="00033942" w:rsidRPr="001717A7" w:rsidRDefault="00033942" w:rsidP="536BCF33">
      <w:r>
        <w:br w:type="page"/>
      </w:r>
    </w:p>
    <w:p w14:paraId="298EF2E9" w14:textId="39BADA3D" w:rsidR="00033942" w:rsidRPr="001717A7" w:rsidRDefault="00033942" w:rsidP="536BCF33">
      <w:pPr>
        <w:pStyle w:val="Heading2"/>
        <w:rPr>
          <w:del w:id="9208" w:author="Claude" w:date="2026-06-10T00:00:00Z"/>
          <w:rFonts w:eastAsiaTheme="minorEastAsia"/>
        </w:rPr>
      </w:pPr>
      <w:del w:id="9115" w:author="Claude" w:date="2026-06-10T00:00:00Z">
        <w:r>
          <w:rPr>
            <w:rFonts w:eastAsiaTheme="minorEastAsia"/>
          </w:rPr>
          <w:lastRenderedPageBreak/>
          <w:delText xml:space="preserve">Sr Engineer | Tech Mahindra | Bangalore, India | Jan 2019 – Jan 2021  </w:delText>
        </w:r>
      </w:del>
    </w:p>
    <w:p w14:paraId="6C09ADBB" w14:textId="77777777" w:rsidR="00033942" w:rsidRPr="00E073A0" w:rsidRDefault="00033942" w:rsidP="00CE04D6">
      <w:pPr>
        <w:pStyle w:val="ListParagraph"/>
        <w:numPr>
          <w:ilvl w:val="0"/>
          <w:numId w:val="18"/>
        </w:numPr>
        <w:rPr>
          <w:del w:id="9209" w:author="Claude" w:date="2026-06-10T00:00:00Z"/>
          <w:rFonts w:eastAsiaTheme="minorEastAsia"/>
          <w:sz w:val="22"/>
          <w:szCs w:val="20"/>
        </w:rPr>
      </w:pPr>
      <w:del w:id="9117" w:author="Claude" w:date="2026-06-10T00:00:00Z">
        <w:r>
          <w:rPr>
            <w:rFonts w:eastAsiaTheme="minorEastAsia"/>
            <w:sz w:val="22"/>
            <w:szCs w:val="20"/>
          </w:rPr>
          <w:delText>Provided support for locomotive projects, focusing on tool development.</w:delText>
        </w:r>
      </w:del>
    </w:p>
    <w:p w14:paraId="0CFEDB77" w14:textId="77777777" w:rsidR="00304A4C" w:rsidRDefault="00304A4C" w:rsidP="00304A4C">
      <w:pPr>
        <w:rPr>
          <w:rFonts w:eastAsiaTheme="minorEastAsia"/>
        </w:rPr>
      </w:pPr>
    </w:p>
    <w:p w14:paraId="3AF1A169" w14:textId="77777777" w:rsidR="00304A4C" w:rsidRPr="00304A4C" w:rsidRDefault="00304A4C" w:rsidP="00304A4C">
      <w:pPr>
        <w:rPr>
          <w:del w:id="9210" w:author="Claude" w:date="2026-06-10T00:00:00Z"/>
          <w:rFonts w:eastAsiaTheme="minorEastAsia"/>
          <w:lang w:val="en-IN"/>
        </w:rPr>
      </w:pPr>
      <w:del w:id="9120" w:author="Claude" w:date="2026-06-10T00:00:00Z">
        <w:r>
          <w:rPr>
            <w:rFonts w:eastAsiaTheme="minorEastAsia"/>
            <w:lang w:val="en-IN"/>
          </w:rPr>
          <w:delText>Design &amp; Fabrication of Jigs &amp; Fixtures - Perth MetroDesign &amp; Fabrication of Jigs &amp; Fixtures - Perth Metro</w:delText>
        </w:r>
      </w:del>
    </w:p>
    <w:p w14:paraId="08F65A28" w14:textId="372676DC" w:rsidR="00304A4C" w:rsidRPr="00304A4C" w:rsidRDefault="00304A4C" w:rsidP="00304A4C">
      <w:pPr>
        <w:rPr>
          <w:del w:id="9211" w:author="Claude" w:date="2026-06-10T00:00:00Z"/>
          <w:rFonts w:eastAsiaTheme="minorEastAsia"/>
          <w:lang w:val="en-IN"/>
        </w:rPr>
      </w:pPr>
      <w:del w:id="9122" w:author="Claude" w:date="2026-06-10T00:00:00Z">
        <w:r>
          <w:rPr>
            <w:rFonts w:eastAsiaTheme="minorEastAsia"/>
            <w:lang w:val="en-IN"/>
          </w:rPr>
          <w:delText>Aug 2020 - Jan 2021Aug 2020 - Jan 2021</w:delText>
        </w:r>
      </w:del>
    </w:p>
    <w:p w14:paraId="6DED7743" w14:textId="77777777" w:rsidR="00304A4C" w:rsidRPr="00304A4C" w:rsidRDefault="00304A4C" w:rsidP="00CE04D6">
      <w:pPr>
        <w:numPr>
          <w:ilvl w:val="1"/>
          <w:numId w:val="67"/>
        </w:numPr>
        <w:rPr>
          <w:del w:id="9212" w:author="Claude" w:date="2026-06-10T00:00:00Z"/>
          <w:rFonts w:eastAsiaTheme="minorEastAsia"/>
          <w:lang w:val="en-IN"/>
        </w:rPr>
      </w:pPr>
      <w:del w:id="9124" w:author="Claude" w:date="2026-06-10T00:00:00Z">
        <w:r>
          <w:rPr>
            <w:rFonts w:eastAsiaTheme="minorEastAsia"/>
            <w:lang w:val="en-IN"/>
          </w:rPr>
          <w:delText>Installation Fixtures =CBS Lifting Tackle, Gangway lifting tackle, Automatic Coupler</w:delText>
        </w:r>
      </w:del>
    </w:p>
    <w:p w14:paraId="7049D150" w14:textId="77777777" w:rsidR="00304A4C" w:rsidRPr="00304A4C" w:rsidRDefault="00304A4C" w:rsidP="00304A4C">
      <w:pPr>
        <w:rPr>
          <w:del w:id="9213" w:author="Claude" w:date="2026-06-10T00:00:00Z"/>
          <w:rFonts w:eastAsiaTheme="minorEastAsia"/>
          <w:lang w:val="en-IN"/>
        </w:rPr>
      </w:pPr>
      <w:del w:id="9126" w:author="Claude" w:date="2026-06-10T00:00:00Z">
        <w:r>
          <w:rPr>
            <w:rFonts w:eastAsiaTheme="minorEastAsia"/>
            <w:lang w:val="en-IN"/>
          </w:rPr>
          <w:br/>
          <w:delText>Design &amp; Fabrication of Jigs &amp; Fixtures - Mumbai ML3 MetroDesign &amp; Fabrication of Jigs &amp; Fixtures - Mumbai ML3 Metro</w:delText>
        </w:r>
      </w:del>
    </w:p>
    <w:p w14:paraId="2461C400" w14:textId="6A5F39D1" w:rsidR="00304A4C" w:rsidRPr="00304A4C" w:rsidRDefault="00304A4C" w:rsidP="00304A4C">
      <w:pPr>
        <w:rPr>
          <w:del w:id="9214" w:author="Claude" w:date="2026-06-10T00:00:00Z"/>
          <w:rFonts w:eastAsiaTheme="minorEastAsia"/>
          <w:lang w:val="en-IN"/>
        </w:rPr>
      </w:pPr>
      <w:del w:id="9128" w:author="Claude" w:date="2026-06-10T00:00:00Z">
        <w:r>
          <w:rPr>
            <w:rFonts w:eastAsiaTheme="minorEastAsia"/>
            <w:lang w:val="en-IN"/>
          </w:rPr>
          <w:delText>Jan 2020 - Jun 2020Jan 2020 - Jun 2020</w:delText>
        </w:r>
      </w:del>
    </w:p>
    <w:p w14:paraId="6375F998" w14:textId="1E1FF5D2" w:rsidR="00304A4C" w:rsidRPr="00E344CB" w:rsidRDefault="00304A4C" w:rsidP="00CE04D6">
      <w:pPr>
        <w:numPr>
          <w:ilvl w:val="1"/>
          <w:numId w:val="68"/>
        </w:numPr>
        <w:rPr>
          <w:del w:id="9215" w:author="Claude" w:date="2026-06-10T00:00:00Z"/>
          <w:rFonts w:eastAsiaTheme="minorEastAsia"/>
          <w:lang w:val="en-IN"/>
        </w:rPr>
      </w:pPr>
      <w:del w:id="9130" w:author="Claude" w:date="2026-06-10T00:00:00Z">
        <w:r>
          <w:rPr>
            <w:rFonts w:eastAsiaTheme="minorEastAsia"/>
            <w:lang w:val="en-IN"/>
          </w:rPr>
          <w:delText>Sidewall fixtures, templates, Installation fixtures - HVAC, Gangway</w:delText>
        </w:r>
      </w:del>
    </w:p>
    <w:p w14:paraId="7650E600" w14:textId="77777777" w:rsidR="007A56C0" w:rsidRPr="007A56C0" w:rsidRDefault="007A56C0" w:rsidP="007A56C0">
      <w:pPr>
        <w:rPr>
          <w:del w:id="9216" w:author="Claude" w:date="2026-06-10T00:00:00Z"/>
          <w:rFonts w:eastAsiaTheme="minorEastAsia"/>
          <w:lang w:val="en-IN"/>
        </w:rPr>
      </w:pPr>
      <w:del w:id="9132" w:author="Claude" w:date="2026-06-10T00:00:00Z">
        <w:r>
          <w:rPr>
            <w:rFonts w:eastAsiaTheme="minorEastAsia"/>
            <w:lang w:val="en-IN"/>
          </w:rPr>
          <w:br/>
          <w:delText>Design &amp; Fabrication of Jigs &amp; Fixtures - E-LocoDesign &amp; Fabrication of Jigs &amp; Fixtures - E-Loco</w:delText>
        </w:r>
      </w:del>
    </w:p>
    <w:p w14:paraId="315D332C" w14:textId="01764C6F" w:rsidR="007A56C0" w:rsidRPr="007A56C0" w:rsidRDefault="007A56C0" w:rsidP="007A56C0">
      <w:pPr>
        <w:rPr>
          <w:del w:id="9217" w:author="Claude" w:date="2026-06-10T00:00:00Z"/>
          <w:rFonts w:eastAsiaTheme="minorEastAsia"/>
          <w:lang w:val="en-IN"/>
        </w:rPr>
      </w:pPr>
      <w:del w:id="9134" w:author="Claude" w:date="2026-06-10T00:00:00Z">
        <w:r>
          <w:rPr>
            <w:rFonts w:eastAsiaTheme="minorEastAsia"/>
            <w:lang w:val="en-IN"/>
          </w:rPr>
          <w:delText>Aug 2019 - Jan 2020Aug 2019 - Jan 2020</w:delText>
        </w:r>
      </w:del>
    </w:p>
    <w:p w14:paraId="5F80F3CD" w14:textId="77777777" w:rsidR="007A56C0" w:rsidRPr="007A56C0" w:rsidRDefault="007A56C0" w:rsidP="00CE04D6">
      <w:pPr>
        <w:numPr>
          <w:ilvl w:val="1"/>
          <w:numId w:val="69"/>
        </w:numPr>
        <w:rPr>
          <w:del w:id="9218" w:author="Claude" w:date="2026-06-10T00:00:00Z"/>
          <w:rFonts w:eastAsiaTheme="minorEastAsia"/>
          <w:lang w:val="en-IN"/>
        </w:rPr>
      </w:pPr>
      <w:del w:id="9136" w:author="Claude" w:date="2026-06-10T00:00:00Z">
        <w:r>
          <w:rPr>
            <w:rFonts w:eastAsiaTheme="minorEastAsia"/>
            <w:lang w:val="en-IN"/>
          </w:rPr>
          <w:delText>Fitting Templates, Bogie Templates</w:delText>
        </w:r>
      </w:del>
    </w:p>
    <w:p w14:paraId="318D61DB" w14:textId="77777777" w:rsidR="007A56C0" w:rsidRPr="007A56C0" w:rsidRDefault="007A56C0" w:rsidP="007A56C0">
      <w:pPr>
        <w:rPr>
          <w:del w:id="9219" w:author="Claude" w:date="2026-06-10T00:00:00Z"/>
          <w:rFonts w:eastAsiaTheme="minorEastAsia"/>
          <w:lang w:val="en-IN"/>
        </w:rPr>
      </w:pPr>
      <w:del w:id="9138" w:author="Claude" w:date="2026-06-10T00:00:00Z">
        <w:r>
          <w:rPr>
            <w:rFonts w:eastAsiaTheme="minorEastAsia"/>
            <w:lang w:val="en-IN"/>
          </w:rPr>
          <w:br/>
          <w:delText>Design &amp; Fabrication of Jigs &amp; Fixtures - Singapore MetroDesign &amp; Fabrication of Jigs &amp; Fixtures - Singapore Metro</w:delText>
        </w:r>
      </w:del>
    </w:p>
    <w:p w14:paraId="2D588015" w14:textId="5BA1A86C" w:rsidR="007A56C0" w:rsidRPr="007A56C0" w:rsidRDefault="007A56C0" w:rsidP="007A56C0">
      <w:pPr>
        <w:rPr>
          <w:del w:id="9220" w:author="Claude" w:date="2026-06-10T00:00:00Z"/>
          <w:rFonts w:eastAsiaTheme="minorEastAsia"/>
          <w:lang w:val="en-IN"/>
        </w:rPr>
      </w:pPr>
      <w:del w:id="9140" w:author="Claude" w:date="2026-06-10T00:00:00Z">
        <w:r>
          <w:rPr>
            <w:rFonts w:eastAsiaTheme="minorEastAsia"/>
            <w:lang w:val="en-IN"/>
          </w:rPr>
          <w:delText>Jan 2019 - Jul 2019Jan 2019 - Jul 2019</w:delText>
        </w:r>
      </w:del>
    </w:p>
    <w:p w14:paraId="373670C8" w14:textId="77777777" w:rsidR="007A56C0" w:rsidRPr="007A56C0" w:rsidRDefault="007A56C0" w:rsidP="00CE04D6">
      <w:pPr>
        <w:numPr>
          <w:ilvl w:val="1"/>
          <w:numId w:val="70"/>
        </w:numPr>
        <w:rPr>
          <w:del w:id="9221" w:author="Claude" w:date="2026-06-10T00:00:00Z"/>
          <w:rFonts w:eastAsiaTheme="minorEastAsia"/>
          <w:lang w:val="en-IN"/>
        </w:rPr>
      </w:pPr>
      <w:del w:id="9142" w:author="Claude" w:date="2026-06-10T00:00:00Z">
        <w:r>
          <w:rPr>
            <w:rFonts w:eastAsiaTheme="minorEastAsia"/>
            <w:lang w:val="en-IN"/>
          </w:rPr>
          <w:delText>Bogie Cross Beam Assy, Bogie Side Beam Assy, Bogie Main Integration</w:delText>
        </w:r>
      </w:del>
    </w:p>
    <w:p w14:paraId="08556EBD" w14:textId="77777777" w:rsidR="007A56C0" w:rsidRPr="00304A4C" w:rsidRDefault="007A56C0" w:rsidP="00304A4C">
      <w:pPr>
        <w:rPr>
          <w:rFonts w:eastAsiaTheme="minorEastAsia"/>
        </w:rPr>
        <w:sectPr w:rsidR="007A56C0" w:rsidRPr="00304A4C" w:rsidSect="00DF1666">
          <w:pgSz w:w="11906" w:h="16838" w:code="9"/>
          <w:pgMar w:top="1440" w:right="1080" w:bottom="1440" w:left="1080" w:header="720" w:footer="720" w:gutter="0"/>
          <w:cols w:space="720"/>
          <w:docGrid w:linePitch="360"/>
        </w:sectPr>
      </w:pPr>
    </w:p>
    <w:p w14:paraId="5D8FD0E7" w14:textId="1577A63A" w:rsidR="00DF1666" w:rsidRPr="001717A7" w:rsidRDefault="00DF1666" w:rsidP="00F455C1">
      <w:pPr>
        <w:pStyle w:val="Heading2"/>
        <w:rPr>
          <w:rFonts w:eastAsiaTheme="minorEastAsia"/>
        </w:rPr>
      </w:pPr>
      <w:r>
        <w:rPr>
          <w:rFonts w:eastAsiaTheme="minorEastAsia"/>
        </w:rPr>
        <w:lastRenderedPageBreak/>
        <w:t xml:space="preserve">Senior Lead Engineer | Legend Technologies | Bangalore, India | </w:t>
      </w:r>
      <w:del w:id="9015" w:author="Claude" w:date="2026-06-10T00:00:00Z">
        <w:r>
          <w:delText xml:space="preserve">Jan 2013 – Jan 2019  </w:delText>
        </w:r>
      </w:del>
      <w:ins w:id="9016" w:author="Claude" w:date="2026-06-10T00:00:00Z">
        <w:r>
          <w:t xml:space="preserve">Jan 2013 – Nov 2016  </w:t>
        </w:r>
      </w:ins>
      <w:r>
        <w:t xml:space="preserve"/>
      </w:r>
    </w:p>
    <w:p w14:paraId="714E085B" w14:textId="77777777" w:rsidR="00DF1666" w:rsidRDefault="00DF1666" w:rsidP="00CE04D6">
      <w:pPr>
        <w:pStyle w:val="ListParagraph"/>
        <w:numPr>
          <w:ilvl w:val="0"/>
          <w:numId w:val="18"/>
        </w:numPr>
        <w:rPr>
          <w:rFonts w:eastAsiaTheme="minorEastAsia"/>
          <w:sz w:val="22"/>
          <w:szCs w:val="20"/>
        </w:rPr>
      </w:pPr>
      <w:r>
        <w:rPr>
          <w:rFonts w:eastAsiaTheme="minorEastAsia"/>
          <w:sz w:val="22"/>
          <w:szCs w:val="20"/>
        </w:rPr>
        <w:t>Led end-to-end design and fabrication of jigs and fixtures for aerospace clients like ISRO, Safran, and Pratt &amp; Whitney.  Managed cross-functional teams and supplier relationships.</w:t>
      </w:r>
    </w:p>
    <w:p w14:paraId="6C3A65E6" w14:textId="77777777" w:rsidR="000F04B6" w:rsidRPr="0008612D" w:rsidRDefault="000F04B6" w:rsidP="000F04B6">
      <w:pPr>
        <w:pStyle w:val="Heading3"/>
        <w:rPr>
          <w:rFonts w:eastAsiaTheme="minorEastAsia"/>
        </w:rPr>
      </w:pPr>
      <w:r>
        <w:rPr>
          <w:rFonts w:eastAsiaTheme="minorEastAsia"/>
        </w:rPr>
        <w:t>Fabrication of Augmenter Extension &amp; Movable Cart for Easy Installation and Removal at an Existing Engine Test Bed for Testing P&amp;W 1100G</w:t>
      </w:r>
    </w:p>
    <w:p w14:paraId="176416B4" w14:textId="77777777" w:rsidR="000F04B6" w:rsidRPr="0008612D" w:rsidRDefault="000F04B6" w:rsidP="000F04B6">
      <w:pPr>
        <w:rPr>
          <w:rFonts w:eastAsiaTheme="minorEastAsia"/>
          <w:lang w:val="en-IN"/>
        </w:rPr>
      </w:pPr>
      <w:r>
        <w:rPr>
          <w:rFonts w:eastAsiaTheme="minorEastAsia"/>
          <w:b/>
          <w:bCs/>
          <w:lang w:val="en-IN"/>
        </w:rPr>
        <w:t>Customer</w:t>
      </w:r>
      <w:r>
        <w:rPr>
          <w:rFonts w:eastAsiaTheme="minorEastAsia"/>
          <w:lang w:val="en-IN"/>
        </w:rPr>
        <w:t>:</w:t>
        <w:br/>
        <w:t>CENCO Inc. | Pratt &amp; Whitney | Air India</w:t>
      </w:r>
    </w:p>
    <w:p w14:paraId="75C7AB76" w14:textId="77777777" w:rsidR="000F04B6" w:rsidRPr="0008612D" w:rsidRDefault="000F04B6" w:rsidP="000F04B6">
      <w:pPr>
        <w:rPr>
          <w:rFonts w:eastAsiaTheme="minorEastAsia"/>
          <w:lang w:val="en-IN"/>
        </w:rPr>
      </w:pPr>
      <w:r>
        <w:rPr>
          <w:rFonts w:eastAsiaTheme="minorEastAsia"/>
          <w:b/>
          <w:bCs/>
          <w:lang w:val="en-IN"/>
        </w:rPr>
        <w:t>Position</w:t>
      </w:r>
      <w:r>
        <w:rPr>
          <w:rFonts w:eastAsiaTheme="minorEastAsia"/>
          <w:lang w:val="en-IN"/>
        </w:rPr>
        <w:t>:</w:t>
        <w:br/>
        <w:t>Designer, Production &amp; Purchase Liaison, Installation Liaison, Project Manager</w:t>
      </w:r>
    </w:p>
    <w:p w14:paraId="0809D74A" w14:textId="77777777" w:rsidR="000F04B6" w:rsidRPr="0008612D" w:rsidRDefault="000F04B6" w:rsidP="000F04B6">
      <w:pPr>
        <w:rPr>
          <w:rFonts w:eastAsiaTheme="minorEastAsia"/>
          <w:lang w:val="en-IN"/>
        </w:rPr>
      </w:pPr>
      <w:r>
        <w:rPr>
          <w:rFonts w:eastAsiaTheme="minorEastAsia"/>
          <w:b/>
          <w:bCs/>
          <w:lang w:val="en-IN"/>
        </w:rPr>
        <w:t>Responsibilities</w:t>
      </w:r>
      <w:r>
        <w:rPr>
          <w:rFonts w:eastAsiaTheme="minorEastAsia"/>
          <w:lang w:val="en-IN"/>
        </w:rPr>
        <w:t>:</w:t>
      </w:r>
    </w:p>
    <w:p w14:paraId="7C94EA73" w14:textId="77777777" w:rsidR="000F04B6" w:rsidRPr="0008612D" w:rsidRDefault="000F04B6" w:rsidP="00CE04D6">
      <w:pPr>
        <w:numPr>
          <w:ilvl w:val="0"/>
          <w:numId w:val="58"/>
        </w:numPr>
        <w:rPr>
          <w:rFonts w:eastAsiaTheme="minorEastAsia"/>
          <w:lang w:val="en-IN"/>
        </w:rPr>
      </w:pPr>
      <w:r>
        <w:rPr>
          <w:rFonts w:eastAsiaTheme="minorEastAsia"/>
          <w:lang w:val="en-IN"/>
        </w:rPr>
        <w:t>Designed tooling jigs for assembly.</w:t>
      </w:r>
    </w:p>
    <w:p w14:paraId="77F3434C" w14:textId="77777777" w:rsidR="000F04B6" w:rsidRPr="0008612D" w:rsidRDefault="000F04B6" w:rsidP="00CE04D6">
      <w:pPr>
        <w:numPr>
          <w:ilvl w:val="0"/>
          <w:numId w:val="58"/>
        </w:numPr>
        <w:rPr>
          <w:rFonts w:eastAsiaTheme="minorEastAsia"/>
          <w:lang w:val="en-IN"/>
        </w:rPr>
      </w:pPr>
      <w:r>
        <w:rPr>
          <w:rFonts w:eastAsiaTheme="minorEastAsia"/>
          <w:lang w:val="en-IN"/>
        </w:rPr>
        <w:t>Provided welding and assembly technical support along with documentation.</w:t>
      </w:r>
    </w:p>
    <w:p w14:paraId="4A69AED3" w14:textId="77777777" w:rsidR="000F04B6" w:rsidRPr="0008612D" w:rsidRDefault="000F04B6" w:rsidP="00CE04D6">
      <w:pPr>
        <w:numPr>
          <w:ilvl w:val="0"/>
          <w:numId w:val="58"/>
        </w:numPr>
        <w:rPr>
          <w:rFonts w:eastAsiaTheme="minorEastAsia"/>
          <w:lang w:val="en-IN"/>
        </w:rPr>
      </w:pPr>
      <w:r>
        <w:rPr>
          <w:rFonts w:eastAsiaTheme="minorEastAsia"/>
          <w:lang w:val="en-IN"/>
        </w:rPr>
        <w:t>Estimated effort and facilitated installation coordination between Air India, CENCO, and Pratt &amp; Whitney.</w:t>
      </w:r>
    </w:p>
    <w:p w14:paraId="5364A400" w14:textId="77777777" w:rsidR="000F04B6" w:rsidRPr="0008612D" w:rsidRDefault="000F04B6" w:rsidP="000F04B6">
      <w:pPr>
        <w:rPr>
          <w:rFonts w:eastAsiaTheme="minorEastAsia"/>
          <w:lang w:val="en-IN"/>
        </w:rPr>
      </w:pPr>
      <w:r>
        <w:rPr>
          <w:rFonts w:eastAsiaTheme="minorEastAsia"/>
          <w:b/>
          <w:bCs/>
          <w:lang w:val="en-IN"/>
        </w:rPr>
        <w:t>Software</w:t>
      </w:r>
      <w:r>
        <w:rPr>
          <w:rFonts w:eastAsiaTheme="minorEastAsia"/>
          <w:lang w:val="en-IN"/>
        </w:rPr>
        <w:t>:</w:t>
        <w:br/>
        <w:t>CATIA V5, MS Office</w:t>
      </w:r>
    </w:p>
    <w:p w14:paraId="56F47B8D" w14:textId="77777777" w:rsidR="000F04B6" w:rsidRPr="0008612D" w:rsidRDefault="000F04B6" w:rsidP="000F04B6">
      <w:pPr>
        <w:rPr>
          <w:rFonts w:eastAsiaTheme="minorEastAsia"/>
          <w:lang w:val="en-IN"/>
        </w:rPr>
      </w:pPr>
      <w:r>
        <w:rPr>
          <w:rFonts w:eastAsiaTheme="minorEastAsia"/>
          <w:b/>
          <w:bCs/>
          <w:lang w:val="en-IN"/>
        </w:rPr>
        <w:t>Project Location</w:t>
      </w:r>
      <w:r>
        <w:rPr>
          <w:rFonts w:eastAsiaTheme="minorEastAsia"/>
          <w:lang w:val="en-IN"/>
        </w:rPr>
        <w:t>:</w:t>
      </w:r>
    </w:p>
    <w:p w14:paraId="7C34AB1B" w14:textId="77777777" w:rsidR="000F04B6" w:rsidRPr="0008612D" w:rsidRDefault="000F04B6" w:rsidP="00CE04D6">
      <w:pPr>
        <w:numPr>
          <w:ilvl w:val="0"/>
          <w:numId w:val="59"/>
        </w:numPr>
        <w:rPr>
          <w:rFonts w:eastAsiaTheme="minorEastAsia"/>
          <w:lang w:val="en-IN"/>
        </w:rPr>
      </w:pPr>
      <w:r>
        <w:rPr>
          <w:rFonts w:eastAsiaTheme="minorEastAsia"/>
          <w:lang w:val="en-IN"/>
        </w:rPr>
        <w:t>Onsite: New Delhi</w:t>
      </w:r>
    </w:p>
    <w:p w14:paraId="0B9537AD" w14:textId="77777777" w:rsidR="000F04B6" w:rsidRPr="0008612D" w:rsidRDefault="000F04B6" w:rsidP="00CE04D6">
      <w:pPr>
        <w:numPr>
          <w:ilvl w:val="0"/>
          <w:numId w:val="59"/>
        </w:numPr>
        <w:rPr>
          <w:rFonts w:eastAsiaTheme="minorEastAsia"/>
          <w:lang w:val="en-IN"/>
        </w:rPr>
      </w:pPr>
      <w:r>
        <w:rPr>
          <w:rFonts w:eastAsiaTheme="minorEastAsia"/>
          <w:lang w:val="en-IN"/>
        </w:rPr>
        <w:t>Offshore: Bangalore</w:t>
      </w:r>
    </w:p>
    <w:p w14:paraId="19FB6409" w14:textId="77777777" w:rsidR="000F04B6" w:rsidRPr="000F04B6" w:rsidRDefault="000F04B6" w:rsidP="000F04B6">
      <w:pPr>
        <w:rPr>
          <w:rFonts w:eastAsiaTheme="minorEastAsia"/>
          <w:sz w:val="22"/>
          <w:szCs w:val="20"/>
        </w:rPr>
      </w:pPr>
    </w:p>
    <w:p w14:paraId="3C58A037" w14:textId="12F4EEE6" w:rsidR="0078278A" w:rsidRPr="00A84C1C" w:rsidRDefault="00D64F0F" w:rsidP="0078278A">
      <w:pPr>
        <w:pStyle w:val="Heading3"/>
        <w:rPr>
          <w:color w:val="000000"/>
          <w:szCs w:val="24"/>
        </w:rPr>
      </w:pPr>
      <w:r>
        <w:rPr>
          <w:rFonts w:asciiTheme="minorHAnsi" w:eastAsiaTheme="minorEastAsia" w:hAnsiTheme="minorHAnsi" w:cstheme="minorBidi"/>
          <w:b/>
          <w:bCs/>
          <w:color w:val="000000" w:themeColor="text1"/>
          <w:szCs w:val="24"/>
          <w:lang w:val="en-GB"/>
        </w:rPr>
        <w:t xml:space="preserve">3D Modelling &amp; Kinematics </w:t>
      </w:r>
      <w:r>
        <w:rPr>
          <w:rFonts w:eastAsiaTheme="minorEastAsia"/>
        </w:rPr>
        <w:t>of BMP II Turret for Space Studies for FICV (Futuristic Infantry Combat Vehicle)</w:t>
      </w:r>
    </w:p>
    <w:p w14:paraId="6489320E" w14:textId="77777777" w:rsidR="00495A1A" w:rsidRPr="00495A1A" w:rsidRDefault="00495A1A" w:rsidP="00495A1A">
      <w:pPr>
        <w:rPr>
          <w:rFonts w:eastAsiaTheme="minorEastAsia"/>
          <w:sz w:val="22"/>
          <w:szCs w:val="20"/>
          <w:lang w:val="en-IN"/>
        </w:rPr>
      </w:pPr>
      <w:r>
        <w:rPr>
          <w:rFonts w:eastAsiaTheme="minorEastAsia"/>
          <w:b/>
          <w:bCs/>
          <w:sz w:val="22"/>
          <w:szCs w:val="20"/>
          <w:lang w:val="en-IN"/>
        </w:rPr>
        <w:t>Customer</w:t>
      </w:r>
      <w:r>
        <w:rPr>
          <w:rFonts w:eastAsiaTheme="minorEastAsia"/>
          <w:sz w:val="22"/>
          <w:szCs w:val="20"/>
          <w:lang w:val="en-IN"/>
        </w:rPr>
        <w:t>:</w:t>
        <w:br/>
        <w:t>Bharat Electronics Limited</w:t>
      </w:r>
    </w:p>
    <w:p w14:paraId="7E52380C" w14:textId="77777777" w:rsidR="00495A1A" w:rsidRPr="00495A1A" w:rsidRDefault="00495A1A" w:rsidP="00495A1A">
      <w:pPr>
        <w:rPr>
          <w:rFonts w:eastAsiaTheme="minorEastAsia"/>
          <w:sz w:val="22"/>
          <w:szCs w:val="20"/>
          <w:lang w:val="en-IN"/>
        </w:rPr>
      </w:pPr>
      <w:r>
        <w:rPr>
          <w:rFonts w:eastAsiaTheme="minorEastAsia"/>
          <w:b/>
          <w:bCs/>
          <w:sz w:val="22"/>
          <w:szCs w:val="20"/>
          <w:lang w:val="en-IN"/>
        </w:rPr>
        <w:t>Key Contributions</w:t>
      </w:r>
      <w:r>
        <w:rPr>
          <w:rFonts w:eastAsiaTheme="minorEastAsia"/>
          <w:sz w:val="22"/>
          <w:szCs w:val="20"/>
          <w:lang w:val="en-IN"/>
        </w:rPr>
        <w:t>:</w:t>
      </w:r>
    </w:p>
    <w:p w14:paraId="333D12F4" w14:textId="77777777" w:rsidR="00495A1A" w:rsidRPr="00495A1A" w:rsidRDefault="00495A1A" w:rsidP="00CE04D6">
      <w:pPr>
        <w:numPr>
          <w:ilvl w:val="0"/>
          <w:numId w:val="61"/>
        </w:numPr>
        <w:rPr>
          <w:rFonts w:eastAsiaTheme="minorEastAsia"/>
          <w:sz w:val="22"/>
          <w:szCs w:val="20"/>
          <w:lang w:val="en-IN"/>
        </w:rPr>
      </w:pPr>
      <w:r>
        <w:rPr>
          <w:rFonts w:eastAsiaTheme="minorEastAsia"/>
          <w:sz w:val="22"/>
          <w:szCs w:val="20"/>
          <w:lang w:val="en-IN"/>
        </w:rPr>
        <w:t>Formed and led a project team of 8 members.</w:t>
      </w:r>
    </w:p>
    <w:p w14:paraId="490CF860" w14:textId="77777777" w:rsidR="00495A1A" w:rsidRPr="00495A1A" w:rsidRDefault="00495A1A" w:rsidP="00CE04D6">
      <w:pPr>
        <w:numPr>
          <w:ilvl w:val="0"/>
          <w:numId w:val="61"/>
        </w:numPr>
        <w:rPr>
          <w:rFonts w:eastAsiaTheme="minorEastAsia"/>
          <w:sz w:val="22"/>
          <w:szCs w:val="20"/>
          <w:lang w:val="en-IN"/>
        </w:rPr>
      </w:pPr>
      <w:r>
        <w:rPr>
          <w:rFonts w:eastAsiaTheme="minorEastAsia"/>
          <w:sz w:val="22"/>
          <w:szCs w:val="20"/>
          <w:lang w:val="en-IN"/>
        </w:rPr>
        <w:t>Managed 3D modeling of 3000 drawing sheets.</w:t>
      </w:r>
    </w:p>
    <w:p w14:paraId="11A15DA2" w14:textId="77777777" w:rsidR="00495A1A" w:rsidRPr="00495A1A" w:rsidRDefault="00495A1A" w:rsidP="00CE04D6">
      <w:pPr>
        <w:numPr>
          <w:ilvl w:val="0"/>
          <w:numId w:val="61"/>
        </w:numPr>
        <w:rPr>
          <w:rFonts w:eastAsiaTheme="minorEastAsia"/>
          <w:sz w:val="22"/>
          <w:szCs w:val="20"/>
          <w:lang w:val="en-IN"/>
        </w:rPr>
      </w:pPr>
      <w:r>
        <w:rPr>
          <w:rFonts w:eastAsiaTheme="minorEastAsia"/>
          <w:sz w:val="22"/>
          <w:szCs w:val="20"/>
          <w:lang w:val="en-IN"/>
        </w:rPr>
        <w:t>Directed the project management of the team over a 4-month period.</w:t>
      </w:r>
    </w:p>
    <w:p w14:paraId="7691D2C2" w14:textId="77777777" w:rsidR="00495A1A" w:rsidRPr="00495A1A" w:rsidRDefault="00495A1A" w:rsidP="00CE04D6">
      <w:pPr>
        <w:numPr>
          <w:ilvl w:val="0"/>
          <w:numId w:val="61"/>
        </w:numPr>
        <w:rPr>
          <w:rFonts w:eastAsiaTheme="minorEastAsia"/>
          <w:sz w:val="22"/>
          <w:szCs w:val="20"/>
          <w:lang w:val="en-IN"/>
        </w:rPr>
      </w:pPr>
      <w:r>
        <w:rPr>
          <w:rFonts w:eastAsiaTheme="minorEastAsia"/>
          <w:sz w:val="22"/>
          <w:szCs w:val="20"/>
          <w:lang w:val="en-IN"/>
        </w:rPr>
        <w:t>Ensured quality assurance by assigning exclusive engineers to the task.</w:t>
      </w:r>
    </w:p>
    <w:p w14:paraId="534F648C" w14:textId="77777777" w:rsidR="00495A1A" w:rsidRPr="00495A1A" w:rsidRDefault="00495A1A" w:rsidP="00CE04D6">
      <w:pPr>
        <w:numPr>
          <w:ilvl w:val="0"/>
          <w:numId w:val="61"/>
        </w:numPr>
        <w:rPr>
          <w:rFonts w:eastAsiaTheme="minorEastAsia"/>
          <w:sz w:val="22"/>
          <w:szCs w:val="20"/>
          <w:lang w:val="en-IN"/>
        </w:rPr>
      </w:pPr>
      <w:r>
        <w:rPr>
          <w:rFonts w:eastAsiaTheme="minorEastAsia"/>
          <w:sz w:val="22"/>
          <w:szCs w:val="20"/>
          <w:lang w:val="en-IN"/>
        </w:rPr>
        <w:t>Conducted kinetic simulations of the BMP II turret, including traverse, elevation, gearing, and ammunition supply systems.</w:t>
      </w:r>
    </w:p>
    <w:p w14:paraId="27D1234E" w14:textId="77777777" w:rsidR="00495A1A" w:rsidRPr="00495A1A" w:rsidRDefault="00495A1A" w:rsidP="00CE04D6">
      <w:pPr>
        <w:numPr>
          <w:ilvl w:val="0"/>
          <w:numId w:val="61"/>
        </w:numPr>
        <w:rPr>
          <w:rFonts w:eastAsiaTheme="minorEastAsia"/>
          <w:sz w:val="22"/>
          <w:szCs w:val="20"/>
          <w:lang w:val="en-IN"/>
        </w:rPr>
      </w:pPr>
      <w:r>
        <w:rPr>
          <w:rFonts w:eastAsiaTheme="minorEastAsia"/>
          <w:sz w:val="22"/>
          <w:szCs w:val="20"/>
          <w:lang w:val="en-IN"/>
        </w:rPr>
        <w:lastRenderedPageBreak/>
        <w:t>Successfully handled customer interactions, receiving positive feedback.</w:t>
      </w:r>
    </w:p>
    <w:p w14:paraId="728BA7D1" w14:textId="77777777" w:rsidR="003A1AF1" w:rsidRDefault="003A1AF1" w:rsidP="003B4814">
      <w:pPr>
        <w:rPr>
          <w:rFonts w:eastAsiaTheme="minorEastAsia"/>
          <w:sz w:val="22"/>
          <w:szCs w:val="20"/>
        </w:rPr>
      </w:pPr>
    </w:p>
    <w:p w14:paraId="63EB8EF0" w14:textId="77777777" w:rsidR="00495A1A" w:rsidRPr="003B4814" w:rsidRDefault="00495A1A" w:rsidP="003B4814">
      <w:pPr>
        <w:rPr>
          <w:rFonts w:eastAsiaTheme="minorEastAsia"/>
          <w:sz w:val="22"/>
          <w:szCs w:val="20"/>
        </w:rPr>
      </w:pPr>
    </w:p>
    <w:p w14:paraId="174B2628" w14:textId="691B9A57" w:rsidR="0022729D" w:rsidRPr="0022729D" w:rsidRDefault="0022729D" w:rsidP="00BA08DE">
      <w:pPr>
        <w:pStyle w:val="Heading3"/>
        <w:rPr>
          <w:rFonts w:eastAsiaTheme="minorEastAsia"/>
        </w:rPr>
      </w:pPr>
      <w:r>
        <w:rPr>
          <w:rFonts w:eastAsiaTheme="minorEastAsia"/>
        </w:rPr>
        <w:t>Design &amp; Development of High Amperage Slipring for High Temperature Electro-refining of Spent Nuclear Fuel</w:t>
      </w:r>
    </w:p>
    <w:p w14:paraId="39039450" w14:textId="77777777" w:rsidR="0022729D" w:rsidRPr="0022729D" w:rsidRDefault="0022729D" w:rsidP="0022729D">
      <w:pPr>
        <w:rPr>
          <w:rFonts w:eastAsiaTheme="minorEastAsia"/>
          <w:lang w:val="en-IN"/>
        </w:rPr>
      </w:pPr>
      <w:r>
        <w:rPr>
          <w:rFonts w:eastAsiaTheme="minorEastAsia"/>
          <w:b/>
          <w:bCs/>
          <w:lang w:val="en-IN"/>
        </w:rPr>
        <w:t>Customer</w:t>
      </w:r>
      <w:r>
        <w:rPr>
          <w:rFonts w:eastAsiaTheme="minorEastAsia"/>
          <w:lang w:val="en-IN"/>
        </w:rPr>
        <w:t>:</w:t>
        <w:br/>
        <w:t>Godrej &amp; Boyce Mfg. Ltd. | IGCAR</w:t>
      </w:r>
    </w:p>
    <w:p w14:paraId="595D9B5A" w14:textId="77777777" w:rsidR="0022729D" w:rsidRPr="0022729D" w:rsidRDefault="0022729D" w:rsidP="0022729D">
      <w:pPr>
        <w:rPr>
          <w:rFonts w:eastAsiaTheme="minorEastAsia"/>
          <w:lang w:val="en-IN"/>
        </w:rPr>
      </w:pPr>
      <w:r>
        <w:rPr>
          <w:rFonts w:eastAsiaTheme="minorEastAsia"/>
          <w:b/>
          <w:bCs/>
          <w:lang w:val="en-IN"/>
        </w:rPr>
        <w:t>Position</w:t>
      </w:r>
      <w:r>
        <w:rPr>
          <w:rFonts w:eastAsiaTheme="minorEastAsia"/>
          <w:lang w:val="en-IN"/>
        </w:rPr>
        <w:t>:</w:t>
        <w:br/>
        <w:t>Designer, Production &amp; Purchase Liaison, Testing Liaison, Project Manager</w:t>
      </w:r>
    </w:p>
    <w:p w14:paraId="771DA0D0" w14:textId="77777777" w:rsidR="0022729D" w:rsidRPr="0022729D" w:rsidRDefault="0022729D" w:rsidP="0022729D">
      <w:pPr>
        <w:rPr>
          <w:rFonts w:eastAsiaTheme="minorEastAsia"/>
          <w:lang w:val="en-IN"/>
        </w:rPr>
      </w:pPr>
      <w:r>
        <w:rPr>
          <w:rFonts w:eastAsiaTheme="minorEastAsia"/>
          <w:b/>
          <w:bCs/>
          <w:lang w:val="en-IN"/>
        </w:rPr>
        <w:t>Responsibilities</w:t>
      </w:r>
      <w:r>
        <w:rPr>
          <w:rFonts w:eastAsiaTheme="minorEastAsia"/>
          <w:lang w:val="en-IN"/>
        </w:rPr>
        <w:t>:</w:t>
      </w:r>
    </w:p>
    <w:p w14:paraId="46AF3297" w14:textId="77777777" w:rsidR="0022729D" w:rsidRPr="0022729D" w:rsidRDefault="0022729D" w:rsidP="00CE04D6">
      <w:pPr>
        <w:numPr>
          <w:ilvl w:val="0"/>
          <w:numId w:val="56"/>
        </w:numPr>
        <w:rPr>
          <w:rFonts w:eastAsiaTheme="minorEastAsia"/>
          <w:lang w:val="en-IN"/>
        </w:rPr>
      </w:pPr>
      <w:r>
        <w:rPr>
          <w:rFonts w:eastAsiaTheme="minorEastAsia"/>
          <w:lang w:val="en-IN"/>
        </w:rPr>
        <w:t>Developed design configurations to meet volumetric and functional constraints.</w:t>
      </w:r>
    </w:p>
    <w:p w14:paraId="4A349B67" w14:textId="77777777" w:rsidR="0022729D" w:rsidRPr="0022729D" w:rsidRDefault="0022729D" w:rsidP="00CE04D6">
      <w:pPr>
        <w:numPr>
          <w:ilvl w:val="0"/>
          <w:numId w:val="56"/>
        </w:numPr>
        <w:rPr>
          <w:rFonts w:eastAsiaTheme="minorEastAsia"/>
          <w:lang w:val="en-IN"/>
        </w:rPr>
      </w:pPr>
      <w:r>
        <w:rPr>
          <w:rFonts w:eastAsiaTheme="minorEastAsia"/>
          <w:lang w:val="en-IN"/>
        </w:rPr>
        <w:t>Addressed environmental parameters such as ingress protection, vibration, and thermal requirements as per customer specifications.</w:t>
      </w:r>
    </w:p>
    <w:p w14:paraId="5F3AA25F" w14:textId="77777777" w:rsidR="0022729D" w:rsidRPr="0022729D" w:rsidRDefault="0022729D" w:rsidP="00CE04D6">
      <w:pPr>
        <w:numPr>
          <w:ilvl w:val="0"/>
          <w:numId w:val="56"/>
        </w:numPr>
        <w:rPr>
          <w:rFonts w:eastAsiaTheme="minorEastAsia"/>
          <w:lang w:val="en-IN"/>
        </w:rPr>
      </w:pPr>
      <w:r>
        <w:rPr>
          <w:rFonts w:eastAsiaTheme="minorEastAsia"/>
          <w:lang w:val="en-IN"/>
        </w:rPr>
        <w:t>Tested the prototype for functional and environmental compliance.</w:t>
      </w:r>
    </w:p>
    <w:p w14:paraId="6773FC30" w14:textId="77777777" w:rsidR="0022729D" w:rsidRPr="0022729D" w:rsidRDefault="0022729D" w:rsidP="00CE04D6">
      <w:pPr>
        <w:numPr>
          <w:ilvl w:val="0"/>
          <w:numId w:val="56"/>
        </w:numPr>
        <w:rPr>
          <w:rFonts w:eastAsiaTheme="minorEastAsia"/>
          <w:lang w:val="en-IN"/>
        </w:rPr>
      </w:pPr>
      <w:r>
        <w:rPr>
          <w:rFonts w:eastAsiaTheme="minorEastAsia"/>
          <w:lang w:val="en-IN"/>
        </w:rPr>
        <w:t>Managed the balance of key product attributes, including cost, weight, performance, and delivery.</w:t>
      </w:r>
    </w:p>
    <w:p w14:paraId="679EA9EE" w14:textId="77777777" w:rsidR="0022729D" w:rsidRPr="0022729D" w:rsidRDefault="0022729D" w:rsidP="0022729D">
      <w:pPr>
        <w:rPr>
          <w:rFonts w:eastAsiaTheme="minorEastAsia"/>
          <w:lang w:val="en-IN"/>
        </w:rPr>
      </w:pPr>
      <w:r>
        <w:rPr>
          <w:rFonts w:eastAsiaTheme="minorEastAsia"/>
          <w:b/>
          <w:bCs/>
          <w:lang w:val="en-IN"/>
        </w:rPr>
        <w:t>Software</w:t>
      </w:r>
      <w:r>
        <w:rPr>
          <w:rFonts w:eastAsiaTheme="minorEastAsia"/>
          <w:lang w:val="en-IN"/>
        </w:rPr>
        <w:t>:</w:t>
        <w:br/>
        <w:t>CATIA V5, MS Office</w:t>
      </w:r>
    </w:p>
    <w:p w14:paraId="4CEA1043" w14:textId="77777777" w:rsidR="0022729D" w:rsidRPr="0022729D" w:rsidRDefault="0022729D" w:rsidP="0022729D">
      <w:pPr>
        <w:rPr>
          <w:rFonts w:eastAsiaTheme="minorEastAsia"/>
          <w:lang w:val="en-IN"/>
        </w:rPr>
      </w:pPr>
      <w:r>
        <w:rPr>
          <w:rFonts w:eastAsiaTheme="minorEastAsia"/>
          <w:b/>
          <w:bCs/>
          <w:lang w:val="en-IN"/>
        </w:rPr>
        <w:t>Project Location</w:t>
      </w:r>
      <w:r>
        <w:rPr>
          <w:rFonts w:eastAsiaTheme="minorEastAsia"/>
          <w:lang w:val="en-IN"/>
        </w:rPr>
        <w:t>:</w:t>
      </w:r>
    </w:p>
    <w:p w14:paraId="4A7EBD65" w14:textId="77777777" w:rsidR="0022729D" w:rsidRPr="0022729D" w:rsidRDefault="0022729D" w:rsidP="00CE04D6">
      <w:pPr>
        <w:numPr>
          <w:ilvl w:val="0"/>
          <w:numId w:val="57"/>
        </w:numPr>
        <w:rPr>
          <w:rFonts w:eastAsiaTheme="minorEastAsia"/>
          <w:lang w:val="en-IN"/>
        </w:rPr>
      </w:pPr>
      <w:r>
        <w:rPr>
          <w:rFonts w:eastAsiaTheme="minorEastAsia"/>
          <w:lang w:val="en-IN"/>
        </w:rPr>
        <w:t>Onsite: Mumbai</w:t>
      </w:r>
    </w:p>
    <w:p w14:paraId="7B34AA79" w14:textId="77777777" w:rsidR="0022729D" w:rsidRPr="0022729D" w:rsidRDefault="0022729D" w:rsidP="00CE04D6">
      <w:pPr>
        <w:numPr>
          <w:ilvl w:val="0"/>
          <w:numId w:val="57"/>
        </w:numPr>
        <w:rPr>
          <w:rFonts w:eastAsiaTheme="minorEastAsia"/>
          <w:lang w:val="en-IN"/>
        </w:rPr>
      </w:pPr>
      <w:r>
        <w:rPr>
          <w:rFonts w:eastAsiaTheme="minorEastAsia"/>
          <w:lang w:val="en-IN"/>
        </w:rPr>
        <w:t>Offshore: Bangalore</w:t>
      </w:r>
    </w:p>
    <w:p w14:paraId="249C7DDC" w14:textId="2467F33D" w:rsidR="004C6479" w:rsidRPr="004C6479" w:rsidRDefault="004C6479" w:rsidP="7ABBE672">
      <w:pPr>
        <w:pStyle w:val="Heading3"/>
        <w:rPr>
          <w:rFonts w:eastAsiaTheme="minorEastAsia"/>
          <w:lang w:val="en-US"/>
        </w:rPr>
      </w:pPr>
      <w:r>
        <w:br/>
      </w:r>
      <w:r>
        <w:rPr>
          <w:rFonts w:eastAsiaTheme="minorEastAsia"/>
          <w:lang w:val="en-US"/>
        </w:rPr>
        <w:t>Design, Fabrication &amp; Tool Proving of VSSC SONC Nose Cone Assembly Jig, Spinner Full Weld Jig, Forming, Locating, Checking Tools, and Master Tooling Gauge</w:t>
      </w:r>
    </w:p>
    <w:p w14:paraId="22951C6B" w14:textId="77777777" w:rsidR="004C6479" w:rsidRPr="004C6479" w:rsidRDefault="004C6479" w:rsidP="004C6479">
      <w:pPr>
        <w:rPr>
          <w:rFonts w:eastAsiaTheme="minorEastAsia"/>
          <w:lang w:val="en-IN"/>
        </w:rPr>
      </w:pPr>
      <w:r>
        <w:rPr>
          <w:rFonts w:eastAsiaTheme="minorEastAsia"/>
          <w:b/>
          <w:bCs/>
          <w:lang w:val="en-IN"/>
        </w:rPr>
        <w:t>Customer</w:t>
      </w:r>
      <w:r>
        <w:rPr>
          <w:rFonts w:eastAsiaTheme="minorEastAsia"/>
          <w:lang w:val="en-IN"/>
        </w:rPr>
        <w:t>:</w:t>
        <w:br/>
        <w:t>VSSC, ISRO | BEML | TASL | HAL-LSP</w:t>
      </w:r>
    </w:p>
    <w:p w14:paraId="4D6FF0E3" w14:textId="77777777" w:rsidR="004C6479" w:rsidRPr="004C6479" w:rsidRDefault="004C6479" w:rsidP="004C6479">
      <w:pPr>
        <w:rPr>
          <w:rFonts w:eastAsiaTheme="minorEastAsia"/>
          <w:lang w:val="en-IN"/>
        </w:rPr>
      </w:pPr>
      <w:r>
        <w:rPr>
          <w:rFonts w:eastAsiaTheme="minorEastAsia"/>
          <w:b/>
          <w:bCs/>
          <w:lang w:val="en-IN"/>
        </w:rPr>
        <w:t>Position</w:t>
      </w:r>
      <w:r>
        <w:rPr>
          <w:rFonts w:eastAsiaTheme="minorEastAsia"/>
          <w:lang w:val="en-IN"/>
        </w:rPr>
        <w:t>:</w:t>
        <w:br/>
        <w:t>Designer, Production &amp; Purchase Liaison, Installation Liaison, Project Manager</w:t>
      </w:r>
    </w:p>
    <w:p w14:paraId="5A792142" w14:textId="77777777" w:rsidR="004C6479" w:rsidRPr="004C6479" w:rsidRDefault="004C6479" w:rsidP="004C6479">
      <w:pPr>
        <w:rPr>
          <w:rFonts w:eastAsiaTheme="minorEastAsia"/>
          <w:lang w:val="en-IN"/>
        </w:rPr>
      </w:pPr>
      <w:r>
        <w:rPr>
          <w:rFonts w:eastAsiaTheme="minorEastAsia"/>
          <w:b/>
          <w:bCs/>
          <w:lang w:val="en-IN"/>
        </w:rPr>
        <w:t>Responsibilities</w:t>
      </w:r>
      <w:r>
        <w:rPr>
          <w:rFonts w:eastAsiaTheme="minorEastAsia"/>
          <w:lang w:val="en-IN"/>
        </w:rPr>
        <w:t>:</w:t>
      </w:r>
    </w:p>
    <w:p w14:paraId="73FDD749" w14:textId="77777777" w:rsidR="004C6479" w:rsidRPr="004C6479" w:rsidRDefault="004C6479" w:rsidP="00CE04D6">
      <w:pPr>
        <w:numPr>
          <w:ilvl w:val="0"/>
          <w:numId w:val="60"/>
        </w:numPr>
        <w:rPr>
          <w:rFonts w:eastAsiaTheme="minorEastAsia"/>
          <w:lang w:val="en-IN"/>
        </w:rPr>
      </w:pPr>
      <w:r>
        <w:rPr>
          <w:rFonts w:eastAsiaTheme="minorEastAsia"/>
          <w:lang w:val="en-IN"/>
        </w:rPr>
        <w:t>Accountable for effort estimation, QAP, tool development, fabrication, schedule coordination, and first article proving.</w:t>
      </w:r>
    </w:p>
    <w:p w14:paraId="6C390474" w14:textId="77777777" w:rsidR="004C6479" w:rsidRPr="004C6479" w:rsidRDefault="004C6479" w:rsidP="00CE04D6">
      <w:pPr>
        <w:numPr>
          <w:ilvl w:val="0"/>
          <w:numId w:val="60"/>
        </w:numPr>
        <w:rPr>
          <w:rFonts w:eastAsiaTheme="minorEastAsia"/>
          <w:lang w:val="en-IN"/>
        </w:rPr>
      </w:pPr>
      <w:r>
        <w:rPr>
          <w:rFonts w:eastAsiaTheme="minorEastAsia"/>
          <w:lang w:val="en-IN"/>
        </w:rPr>
        <w:lastRenderedPageBreak/>
        <w:t>Developed different design configurations for optimized cost, manufacturability, and interchangeability of components and assemblies from the tools.</w:t>
      </w:r>
    </w:p>
    <w:p w14:paraId="626CB692" w14:textId="77777777" w:rsidR="004C6479" w:rsidRPr="004C6479" w:rsidRDefault="004C6479" w:rsidP="004C6479">
      <w:pPr>
        <w:rPr>
          <w:rFonts w:eastAsiaTheme="minorEastAsia"/>
          <w:lang w:val="en-IN"/>
        </w:rPr>
      </w:pPr>
      <w:r>
        <w:rPr>
          <w:rFonts w:eastAsiaTheme="minorEastAsia"/>
          <w:b/>
          <w:bCs/>
          <w:lang w:val="en-IN"/>
        </w:rPr>
        <w:t>Software</w:t>
      </w:r>
      <w:r>
        <w:rPr>
          <w:rFonts w:eastAsiaTheme="minorEastAsia"/>
          <w:lang w:val="en-IN"/>
        </w:rPr>
        <w:t>:</w:t>
        <w:br/>
        <w:t>CATIA V5, UG NX 10, MS Office</w:t>
      </w:r>
    </w:p>
    <w:p w14:paraId="7FA4F68C" w14:textId="77777777" w:rsidR="004C6479" w:rsidRPr="004C6479" w:rsidRDefault="004C6479" w:rsidP="004C6479">
      <w:pPr>
        <w:rPr>
          <w:rFonts w:eastAsiaTheme="minorEastAsia"/>
          <w:lang w:val="en-IN"/>
        </w:rPr>
      </w:pPr>
      <w:r>
        <w:rPr>
          <w:rFonts w:eastAsiaTheme="minorEastAsia"/>
          <w:b/>
          <w:bCs/>
          <w:lang w:val="en-IN"/>
        </w:rPr>
        <w:t>Project Location</w:t>
      </w:r>
      <w:r>
        <w:rPr>
          <w:rFonts w:eastAsiaTheme="minorEastAsia"/>
          <w:lang w:val="en-IN"/>
        </w:rPr>
        <w:t>:</w:t>
        <w:br/>
        <w:t>Offshore: Bangalore</w:t>
      </w:r>
    </w:p>
    <w:p w14:paraId="423D18D2" w14:textId="77777777" w:rsidR="004C6479" w:rsidRDefault="004C6479" w:rsidP="00C97B42">
      <w:pPr>
        <w:rPr>
          <w:rFonts w:eastAsiaTheme="minorEastAsia"/>
        </w:rPr>
      </w:pPr>
    </w:p>
    <w:p w14:paraId="348A6587" w14:textId="02EEE325" w:rsidR="00F67909" w:rsidRPr="00F67909" w:rsidRDefault="00F67909" w:rsidP="00F67909">
      <w:pPr>
        <w:pStyle w:val="Heading3"/>
        <w:rPr>
          <w:rFonts w:eastAsiaTheme="minorEastAsia"/>
        </w:rPr>
      </w:pPr>
      <w:r>
        <w:rPr>
          <w:rFonts w:eastAsiaTheme="minorEastAsia"/>
        </w:rPr>
        <w:t>Fabrication of Filament Wound Carbon Epoxy Shells &amp; Laminates</w:t>
      </w:r>
    </w:p>
    <w:p w14:paraId="3C65C821" w14:textId="77777777" w:rsidR="00F67909" w:rsidRPr="00F67909" w:rsidRDefault="00F67909" w:rsidP="00F67909">
      <w:pPr>
        <w:rPr>
          <w:rFonts w:eastAsiaTheme="minorEastAsia"/>
        </w:rPr>
      </w:pPr>
      <w:r>
        <w:rPr>
          <w:rFonts w:eastAsiaTheme="minorEastAsia"/>
        </w:rPr>
        <w:t>Customer:</w:t>
      </w:r>
    </w:p>
    <w:p w14:paraId="5EB32E0A" w14:textId="3DBE0662" w:rsidR="00F67909" w:rsidRPr="00F67909" w:rsidRDefault="00F67909" w:rsidP="00F67909">
      <w:pPr>
        <w:rPr>
          <w:rFonts w:eastAsiaTheme="minorEastAsia"/>
        </w:rPr>
      </w:pPr>
      <w:r>
        <w:rPr>
          <w:rFonts w:eastAsiaTheme="minorEastAsia"/>
        </w:rPr>
        <w:t>PESIT | Siemens</w:t>
      </w:r>
    </w:p>
    <w:p w14:paraId="1AFA0F1A" w14:textId="77777777" w:rsidR="00F67909" w:rsidRPr="00F67909" w:rsidRDefault="00F67909" w:rsidP="00F67909">
      <w:pPr>
        <w:rPr>
          <w:rFonts w:eastAsiaTheme="minorEastAsia"/>
        </w:rPr>
      </w:pPr>
      <w:r>
        <w:rPr>
          <w:rFonts w:eastAsiaTheme="minorEastAsia"/>
        </w:rPr>
        <w:t>Position:</w:t>
      </w:r>
    </w:p>
    <w:p w14:paraId="627DF66C" w14:textId="5455ADCA" w:rsidR="00F67909" w:rsidRPr="00F67909" w:rsidRDefault="00F67909" w:rsidP="00F67909">
      <w:pPr>
        <w:rPr>
          <w:rFonts w:eastAsiaTheme="minorEastAsia"/>
        </w:rPr>
      </w:pPr>
      <w:r>
        <w:rPr>
          <w:rFonts w:eastAsiaTheme="minorEastAsia"/>
        </w:rPr>
        <w:t>Production &amp; Purchase Liaison, Testing Liaison</w:t>
      </w:r>
    </w:p>
    <w:p w14:paraId="25306AA4" w14:textId="6029FE96" w:rsidR="00F67909" w:rsidRPr="00F67909" w:rsidRDefault="00F67909" w:rsidP="00F67909">
      <w:pPr>
        <w:rPr>
          <w:rFonts w:eastAsiaTheme="minorEastAsia"/>
        </w:rPr>
      </w:pPr>
      <w:r>
        <w:rPr>
          <w:rFonts w:eastAsiaTheme="minorEastAsia"/>
        </w:rPr>
        <w:t>Responsibilities:</w:t>
      </w:r>
    </w:p>
    <w:p w14:paraId="4D77D57E" w14:textId="77777777" w:rsidR="00F67909" w:rsidRPr="00F67909" w:rsidRDefault="00F67909" w:rsidP="00F67909">
      <w:pPr>
        <w:rPr>
          <w:rFonts w:eastAsiaTheme="minorEastAsia"/>
        </w:rPr>
      </w:pPr>
      <w:r>
        <w:rPr>
          <w:rFonts w:eastAsiaTheme="minorEastAsia"/>
        </w:rPr>
        <w:t>Acted as the key manufacturing representative for manufacturing transfer.</w:t>
      </w:r>
    </w:p>
    <w:p w14:paraId="09461A4B" w14:textId="77777777" w:rsidR="00F67909" w:rsidRPr="00F67909" w:rsidRDefault="00F67909" w:rsidP="00F67909">
      <w:pPr>
        <w:rPr>
          <w:rFonts w:eastAsiaTheme="minorEastAsia"/>
        </w:rPr>
      </w:pPr>
      <w:r>
        <w:rPr>
          <w:rFonts w:eastAsiaTheme="minorEastAsia"/>
        </w:rPr>
        <w:t>Oversaw material selection, filament winding, oven curing, machining, and testing processes for fabricating high glass temperature composites.</w:t>
      </w:r>
    </w:p>
    <w:p w14:paraId="709D1A88" w14:textId="3372BCDC" w:rsidR="00F67909" w:rsidRPr="00F67909" w:rsidRDefault="00F67909" w:rsidP="00F67909">
      <w:pPr>
        <w:rPr>
          <w:rFonts w:eastAsiaTheme="minorEastAsia"/>
        </w:rPr>
      </w:pPr>
      <w:r>
        <w:rPr>
          <w:rFonts w:eastAsiaTheme="minorEastAsia"/>
        </w:rPr>
        <w:t>Project Location:</w:t>
      </w:r>
    </w:p>
    <w:p w14:paraId="560FBC61" w14:textId="77777777" w:rsidR="00F67909" w:rsidRPr="00F67909" w:rsidRDefault="00F67909" w:rsidP="00F67909">
      <w:pPr>
        <w:rPr>
          <w:rFonts w:eastAsiaTheme="minorEastAsia"/>
        </w:rPr>
      </w:pPr>
      <w:r>
        <w:rPr>
          <w:rFonts w:eastAsiaTheme="minorEastAsia"/>
        </w:rPr>
        <w:t>Onsite: Vijayawada</w:t>
      </w:r>
    </w:p>
    <w:p w14:paraId="28EDE610" w14:textId="77777777" w:rsidR="005E5CDD" w:rsidRDefault="00F67909" w:rsidP="00F67909">
      <w:pPr>
        <w:rPr>
          <w:rFonts w:eastAsiaTheme="minorEastAsia"/>
        </w:rPr>
      </w:pPr>
      <w:r>
        <w:rPr>
          <w:rFonts w:eastAsiaTheme="minorEastAsia"/>
        </w:rPr>
        <w:t>Offshore: Bangalore</w:t>
      </w:r>
    </w:p>
    <w:p w14:paraId="50EB26C6" w14:textId="77777777" w:rsidR="00866B62" w:rsidRDefault="00866B62" w:rsidP="00F67909">
      <w:pPr>
        <w:rPr>
          <w:rFonts w:eastAsiaTheme="minorEastAsia"/>
        </w:rPr>
      </w:pPr>
    </w:p>
    <w:p w14:paraId="378CD825" w14:textId="77777777" w:rsidR="00866B62" w:rsidRPr="00866B62" w:rsidRDefault="00866B62" w:rsidP="00866B62">
      <w:pPr>
        <w:pStyle w:val="Heading3"/>
        <w:rPr>
          <w:rFonts w:eastAsiaTheme="minorEastAsia"/>
        </w:rPr>
      </w:pPr>
      <w:r>
        <w:rPr>
          <w:rFonts w:eastAsiaTheme="minorEastAsia"/>
        </w:rPr>
        <w:t>Design, Reverse Engineering, Fabrication &amp; Testing of Various Aerospace Tooling &amp; Structures</w:t>
      </w:r>
    </w:p>
    <w:p w14:paraId="314CD989" w14:textId="77777777" w:rsidR="00866B62" w:rsidRPr="00866B62" w:rsidRDefault="00866B62" w:rsidP="00866B62">
      <w:pPr>
        <w:rPr>
          <w:rFonts w:eastAsiaTheme="minorEastAsia"/>
          <w:lang w:val="en-IN"/>
        </w:rPr>
      </w:pPr>
      <w:r>
        <w:rPr>
          <w:rFonts w:eastAsiaTheme="minorEastAsia"/>
          <w:b/>
          <w:bCs/>
          <w:lang w:val="en-IN"/>
        </w:rPr>
        <w:t>Customer</w:t>
      </w:r>
      <w:r>
        <w:rPr>
          <w:rFonts w:eastAsiaTheme="minorEastAsia"/>
          <w:lang w:val="en-IN"/>
        </w:rPr>
        <w:t>:</w:t>
        <w:br/>
        <w:t>VSSC, ISRO, Air India, ARDC, ADA</w:t>
      </w:r>
    </w:p>
    <w:p w14:paraId="6C422B4B" w14:textId="77777777" w:rsidR="00866B62" w:rsidRPr="00866B62" w:rsidRDefault="00866B62" w:rsidP="00866B62">
      <w:pPr>
        <w:rPr>
          <w:rFonts w:eastAsiaTheme="minorEastAsia"/>
          <w:lang w:val="en-IN"/>
        </w:rPr>
      </w:pPr>
      <w:r>
        <w:rPr>
          <w:rFonts w:eastAsiaTheme="minorEastAsia"/>
          <w:b/>
          <w:bCs/>
          <w:lang w:val="en-IN"/>
        </w:rPr>
        <w:t>Position</w:t>
      </w:r>
      <w:r>
        <w:rPr>
          <w:rFonts w:eastAsiaTheme="minorEastAsia"/>
          <w:lang w:val="en-IN"/>
        </w:rPr>
        <w:t>:</w:t>
        <w:br/>
        <w:t>Designer, Production &amp; Purchase Liaison, Testing Liaison</w:t>
      </w:r>
    </w:p>
    <w:p w14:paraId="4183C3DF" w14:textId="77777777" w:rsidR="00866B62" w:rsidRPr="00866B62" w:rsidRDefault="00866B62" w:rsidP="00866B62">
      <w:pPr>
        <w:rPr>
          <w:rFonts w:eastAsiaTheme="minorEastAsia"/>
          <w:lang w:val="en-IN"/>
        </w:rPr>
      </w:pPr>
      <w:r>
        <w:rPr>
          <w:rFonts w:eastAsiaTheme="minorEastAsia"/>
          <w:b/>
          <w:bCs/>
          <w:lang w:val="en-IN"/>
        </w:rPr>
        <w:t>Responsibilities</w:t>
      </w:r>
      <w:r>
        <w:rPr>
          <w:rFonts w:eastAsiaTheme="minorEastAsia"/>
          <w:lang w:val="en-IN"/>
        </w:rPr>
        <w:t>:</w:t>
      </w:r>
    </w:p>
    <w:p w14:paraId="76FE23F1" w14:textId="77777777" w:rsidR="00866B62" w:rsidRPr="00866B62" w:rsidRDefault="00866B62" w:rsidP="00CE04D6">
      <w:pPr>
        <w:numPr>
          <w:ilvl w:val="0"/>
          <w:numId w:val="62"/>
        </w:numPr>
        <w:rPr>
          <w:rFonts w:eastAsiaTheme="minorEastAsia"/>
          <w:lang w:val="en-IN"/>
        </w:rPr>
      </w:pPr>
      <w:r>
        <w:rPr>
          <w:rFonts w:eastAsiaTheme="minorEastAsia"/>
          <w:lang w:val="en-IN"/>
        </w:rPr>
        <w:t>Accountable for tooling product development, tool fabrication quotes, and first article development.</w:t>
      </w:r>
    </w:p>
    <w:p w14:paraId="0EB5BDE7" w14:textId="77777777" w:rsidR="00866B62" w:rsidRPr="00866B62" w:rsidRDefault="00866B62" w:rsidP="00CE04D6">
      <w:pPr>
        <w:numPr>
          <w:ilvl w:val="0"/>
          <w:numId w:val="62"/>
        </w:numPr>
        <w:rPr>
          <w:rFonts w:eastAsiaTheme="minorEastAsia"/>
          <w:lang w:val="en-IN"/>
        </w:rPr>
      </w:pPr>
      <w:r>
        <w:rPr>
          <w:rFonts w:eastAsiaTheme="minorEastAsia"/>
          <w:lang w:val="en-IN"/>
        </w:rPr>
        <w:t>Managed configuration changes, including cost estimation and schedule coordination.</w:t>
      </w:r>
    </w:p>
    <w:p w14:paraId="6D430960" w14:textId="77777777" w:rsidR="00866B62" w:rsidRPr="00866B62" w:rsidRDefault="00866B62" w:rsidP="00CE04D6">
      <w:pPr>
        <w:numPr>
          <w:ilvl w:val="0"/>
          <w:numId w:val="62"/>
        </w:numPr>
        <w:rPr>
          <w:rFonts w:eastAsiaTheme="minorEastAsia"/>
          <w:lang w:val="en-IN"/>
        </w:rPr>
      </w:pPr>
      <w:r>
        <w:rPr>
          <w:rFonts w:eastAsiaTheme="minorEastAsia"/>
          <w:lang w:val="en-IN"/>
        </w:rPr>
        <w:lastRenderedPageBreak/>
        <w:t>Defined and implemented build processes for the project.</w:t>
      </w:r>
    </w:p>
    <w:p w14:paraId="3FCBAC80" w14:textId="77777777" w:rsidR="00866B62" w:rsidRPr="00866B62" w:rsidRDefault="00866B62" w:rsidP="00866B62">
      <w:pPr>
        <w:rPr>
          <w:rFonts w:eastAsiaTheme="minorEastAsia"/>
          <w:lang w:val="en-IN"/>
        </w:rPr>
      </w:pPr>
      <w:r>
        <w:rPr>
          <w:rFonts w:eastAsiaTheme="minorEastAsia"/>
          <w:b/>
          <w:bCs/>
          <w:lang w:val="en-IN"/>
        </w:rPr>
        <w:t>Software</w:t>
      </w:r>
      <w:r>
        <w:rPr>
          <w:rFonts w:eastAsiaTheme="minorEastAsia"/>
          <w:lang w:val="en-IN"/>
        </w:rPr>
        <w:t>:</w:t>
        <w:br/>
        <w:t>CATIA V5, UG NX 10, Abaqus</w:t>
      </w:r>
    </w:p>
    <w:p w14:paraId="03A57176" w14:textId="77777777" w:rsidR="00866B62" w:rsidRPr="00866B62" w:rsidRDefault="00866B62" w:rsidP="00866B62">
      <w:pPr>
        <w:rPr>
          <w:rFonts w:eastAsiaTheme="minorEastAsia"/>
          <w:lang w:val="en-IN"/>
        </w:rPr>
      </w:pPr>
      <w:r>
        <w:rPr>
          <w:rFonts w:eastAsiaTheme="minorEastAsia"/>
          <w:b/>
          <w:bCs/>
          <w:lang w:val="en-IN"/>
        </w:rPr>
        <w:t>Project Location</w:t>
      </w:r>
      <w:r>
        <w:rPr>
          <w:rFonts w:eastAsiaTheme="minorEastAsia"/>
          <w:lang w:val="en-IN"/>
        </w:rPr>
        <w:t>:</w:t>
        <w:br/>
        <w:t>Offshore: Bangalore</w:t>
      </w:r>
    </w:p>
    <w:p w14:paraId="05416DDC" w14:textId="77777777" w:rsidR="00150723" w:rsidRPr="00150723" w:rsidRDefault="00150723" w:rsidP="00150723">
      <w:pPr>
        <w:pStyle w:val="Heading3"/>
        <w:rPr>
          <w:rFonts w:eastAsiaTheme="minorEastAsia"/>
        </w:rPr>
      </w:pPr>
      <w:r>
        <w:rPr>
          <w:rFonts w:eastAsiaTheme="minorEastAsia"/>
        </w:rPr>
        <w:t>General Management, Technical Documentation, Logistics, Marketing &amp; Accountancy, Establishing Composite Labs</w:t>
      </w:r>
    </w:p>
    <w:p w14:paraId="3A203124" w14:textId="77777777" w:rsidR="00150723" w:rsidRPr="00150723" w:rsidRDefault="00150723" w:rsidP="00150723">
      <w:pPr>
        <w:rPr>
          <w:rFonts w:eastAsiaTheme="minorEastAsia"/>
          <w:lang w:val="en-IN"/>
        </w:rPr>
      </w:pPr>
      <w:r>
        <w:rPr>
          <w:rFonts w:eastAsiaTheme="minorEastAsia"/>
          <w:b/>
          <w:bCs/>
          <w:lang w:val="en-IN"/>
        </w:rPr>
        <w:t>Customer</w:t>
      </w:r>
      <w:r>
        <w:rPr>
          <w:rFonts w:eastAsiaTheme="minorEastAsia"/>
          <w:lang w:val="en-IN"/>
        </w:rPr>
        <w:t>:</w:t>
        <w:br/>
        <w:t>Various</w:t>
      </w:r>
    </w:p>
    <w:p w14:paraId="000A0FF8" w14:textId="77777777" w:rsidR="00150723" w:rsidRPr="00150723" w:rsidRDefault="00150723" w:rsidP="00150723">
      <w:pPr>
        <w:rPr>
          <w:rFonts w:eastAsiaTheme="minorEastAsia"/>
          <w:lang w:val="en-IN"/>
        </w:rPr>
      </w:pPr>
      <w:r>
        <w:rPr>
          <w:rFonts w:eastAsiaTheme="minorEastAsia"/>
          <w:b/>
          <w:bCs/>
          <w:lang w:val="en-IN"/>
        </w:rPr>
        <w:t>Position</w:t>
      </w:r>
      <w:r>
        <w:rPr>
          <w:rFonts w:eastAsiaTheme="minorEastAsia"/>
          <w:lang w:val="en-IN"/>
        </w:rPr>
        <w:t>:</w:t>
        <w:br/>
        <w:t>Manager, Marketing</w:t>
      </w:r>
    </w:p>
    <w:p w14:paraId="1D134110" w14:textId="77777777" w:rsidR="00150723" w:rsidRPr="00150723" w:rsidRDefault="00150723" w:rsidP="00150723">
      <w:pPr>
        <w:rPr>
          <w:rFonts w:eastAsiaTheme="minorEastAsia"/>
          <w:lang w:val="en-IN"/>
        </w:rPr>
      </w:pPr>
      <w:r>
        <w:rPr>
          <w:rFonts w:eastAsiaTheme="minorEastAsia"/>
          <w:b/>
          <w:bCs/>
          <w:lang w:val="en-IN"/>
        </w:rPr>
        <w:t>Responsibilities</w:t>
      </w:r>
      <w:r>
        <w:rPr>
          <w:rFonts w:eastAsiaTheme="minorEastAsia"/>
          <w:lang w:val="en-IN"/>
        </w:rPr>
        <w:t>:</w:t>
      </w:r>
    </w:p>
    <w:p w14:paraId="06B3BD7D" w14:textId="77777777" w:rsidR="00150723" w:rsidRPr="00150723" w:rsidRDefault="00150723" w:rsidP="00CE04D6">
      <w:pPr>
        <w:numPr>
          <w:ilvl w:val="0"/>
          <w:numId w:val="63"/>
        </w:numPr>
        <w:rPr>
          <w:rFonts w:eastAsiaTheme="minorEastAsia"/>
          <w:lang w:val="en-IN"/>
        </w:rPr>
      </w:pPr>
      <w:r>
        <w:rPr>
          <w:rFonts w:eastAsiaTheme="minorEastAsia"/>
          <w:lang w:val="en-IN"/>
        </w:rPr>
        <w:t>Managed the establishment of composite laboratories and engineering services.</w:t>
      </w:r>
    </w:p>
    <w:p w14:paraId="387907C7" w14:textId="77777777" w:rsidR="00150723" w:rsidRPr="00150723" w:rsidRDefault="00150723" w:rsidP="00CE04D6">
      <w:pPr>
        <w:numPr>
          <w:ilvl w:val="0"/>
          <w:numId w:val="63"/>
        </w:numPr>
        <w:rPr>
          <w:rFonts w:eastAsiaTheme="minorEastAsia"/>
          <w:lang w:val="en-IN"/>
        </w:rPr>
      </w:pPr>
      <w:r>
        <w:rPr>
          <w:rFonts w:eastAsiaTheme="minorEastAsia"/>
          <w:lang w:val="en-IN"/>
        </w:rPr>
        <w:t>Handled general management, technical documentation, logistics, marketing, and accountancy for the projects.</w:t>
      </w:r>
    </w:p>
    <w:p w14:paraId="162C2CF2" w14:textId="77777777" w:rsidR="00150723" w:rsidRPr="00150723" w:rsidRDefault="00150723" w:rsidP="00150723">
      <w:pPr>
        <w:rPr>
          <w:rFonts w:eastAsiaTheme="minorEastAsia"/>
          <w:lang w:val="en-IN"/>
        </w:rPr>
      </w:pPr>
      <w:r>
        <w:rPr>
          <w:rFonts w:eastAsiaTheme="minorEastAsia"/>
          <w:b/>
          <w:bCs/>
          <w:lang w:val="en-IN"/>
        </w:rPr>
        <w:t>Project Location</w:t>
      </w:r>
      <w:r>
        <w:rPr>
          <w:rFonts w:eastAsiaTheme="minorEastAsia"/>
          <w:lang w:val="en-IN"/>
        </w:rPr>
        <w:t>:</w:t>
      </w:r>
    </w:p>
    <w:p w14:paraId="37C4F69D" w14:textId="77777777" w:rsidR="00150723" w:rsidRPr="00150723" w:rsidRDefault="00150723" w:rsidP="00CE04D6">
      <w:pPr>
        <w:numPr>
          <w:ilvl w:val="0"/>
          <w:numId w:val="64"/>
        </w:numPr>
        <w:rPr>
          <w:rFonts w:eastAsiaTheme="minorEastAsia"/>
          <w:lang w:val="en-IN"/>
        </w:rPr>
      </w:pPr>
      <w:r>
        <w:rPr>
          <w:rFonts w:eastAsiaTheme="minorEastAsia"/>
          <w:lang w:val="en-IN"/>
        </w:rPr>
        <w:t>Onsite: Mysore, Colleges in South India</w:t>
      </w:r>
    </w:p>
    <w:p w14:paraId="1A35AF71" w14:textId="77777777" w:rsidR="00150723" w:rsidRPr="00150723" w:rsidRDefault="00150723" w:rsidP="00CE04D6">
      <w:pPr>
        <w:numPr>
          <w:ilvl w:val="0"/>
          <w:numId w:val="64"/>
        </w:numPr>
        <w:rPr>
          <w:rFonts w:eastAsiaTheme="minorEastAsia"/>
          <w:lang w:val="en-IN"/>
        </w:rPr>
      </w:pPr>
      <w:r>
        <w:rPr>
          <w:rFonts w:eastAsiaTheme="minorEastAsia"/>
          <w:lang w:val="en-IN"/>
        </w:rPr>
        <w:t>Offshore: Bangalore</w:t>
      </w:r>
    </w:p>
    <w:p w14:paraId="2498684F" w14:textId="77777777" w:rsidR="00866B62" w:rsidRDefault="00866B62" w:rsidP="00090203">
      <w:pPr>
        <w:rPr>
          <w:rFonts w:eastAsiaTheme="minorEastAsia"/>
        </w:rPr>
      </w:pPr>
    </w:p>
    <w:p w14:paraId="329482BB" w14:textId="77777777" w:rsidR="00090203" w:rsidRPr="00090203" w:rsidRDefault="00090203" w:rsidP="00090203">
      <w:pPr>
        <w:pStyle w:val="Heading3"/>
        <w:rPr>
          <w:rFonts w:eastAsiaTheme="minorEastAsia"/>
        </w:rPr>
      </w:pPr>
      <w:r>
        <w:rPr>
          <w:rFonts w:eastAsiaTheme="minorEastAsia"/>
        </w:rPr>
        <w:t>Design &amp; Development of Opto-Electronic Assemblies for LCA-Navy</w:t>
      </w:r>
    </w:p>
    <w:p w14:paraId="0667FC7B" w14:textId="77777777" w:rsidR="00090203" w:rsidRPr="00090203" w:rsidRDefault="00090203" w:rsidP="00090203">
      <w:pPr>
        <w:rPr>
          <w:rFonts w:eastAsiaTheme="minorEastAsia"/>
          <w:lang w:val="en-IN"/>
        </w:rPr>
      </w:pPr>
      <w:r>
        <w:rPr>
          <w:rFonts w:eastAsiaTheme="minorEastAsia"/>
          <w:b/>
          <w:bCs/>
          <w:lang w:val="en-IN"/>
        </w:rPr>
        <w:t>Client</w:t>
      </w:r>
      <w:r>
        <w:rPr>
          <w:rFonts w:eastAsiaTheme="minorEastAsia"/>
          <w:lang w:val="en-IN"/>
        </w:rPr>
        <w:t>:</w:t>
        <w:br/>
        <w:t>Aircraft Research &amp; Design Center (ARDC), Hindustan Aeronautics Limited</w:t>
      </w:r>
    </w:p>
    <w:p w14:paraId="5E4DA52B" w14:textId="77777777" w:rsidR="00090203" w:rsidRPr="00090203" w:rsidRDefault="00090203" w:rsidP="00090203">
      <w:pPr>
        <w:rPr>
          <w:rFonts w:eastAsiaTheme="minorEastAsia"/>
          <w:lang w:val="en-IN"/>
        </w:rPr>
      </w:pPr>
      <w:r>
        <w:rPr>
          <w:rFonts w:eastAsiaTheme="minorEastAsia"/>
          <w:b/>
          <w:bCs/>
          <w:lang w:val="en-IN"/>
        </w:rPr>
        <w:t>Duration</w:t>
      </w:r>
      <w:r>
        <w:rPr>
          <w:rFonts w:eastAsiaTheme="minorEastAsia"/>
          <w:lang w:val="en-IN"/>
        </w:rPr>
        <w:t>:</w:t>
        <w:br/>
        <w:t>January 2013 – June 2014</w:t>
      </w:r>
    </w:p>
    <w:p w14:paraId="63C63C15" w14:textId="77777777" w:rsidR="00090203" w:rsidRPr="00090203" w:rsidRDefault="00090203" w:rsidP="00090203">
      <w:pPr>
        <w:rPr>
          <w:rFonts w:eastAsiaTheme="minorEastAsia"/>
          <w:lang w:val="en-IN"/>
        </w:rPr>
      </w:pPr>
      <w:r>
        <w:rPr>
          <w:rFonts w:eastAsiaTheme="minorEastAsia"/>
          <w:b/>
          <w:bCs/>
          <w:lang w:val="en-IN"/>
        </w:rPr>
        <w:t>Role</w:t>
      </w:r>
      <w:r>
        <w:rPr>
          <w:rFonts w:eastAsiaTheme="minorEastAsia"/>
          <w:lang w:val="en-IN"/>
        </w:rPr>
        <w:t>:</w:t>
        <w:br/>
        <w:t>Engineer</w:t>
      </w:r>
    </w:p>
    <w:p w14:paraId="46FBED30" w14:textId="77777777" w:rsidR="00090203" w:rsidRPr="00090203" w:rsidRDefault="00090203" w:rsidP="00090203">
      <w:pPr>
        <w:rPr>
          <w:rFonts w:eastAsiaTheme="minorEastAsia"/>
          <w:lang w:val="en-IN"/>
        </w:rPr>
      </w:pPr>
      <w:r>
        <w:rPr>
          <w:rFonts w:eastAsiaTheme="minorEastAsia"/>
          <w:b/>
          <w:bCs/>
          <w:lang w:val="en-IN"/>
        </w:rPr>
        <w:t>Skills Used</w:t>
      </w:r>
      <w:r>
        <w:rPr>
          <w:rFonts w:eastAsiaTheme="minorEastAsia"/>
          <w:lang w:val="en-IN"/>
        </w:rPr>
        <w:t>:</w:t>
        <w:br/>
        <w:t>New Product Development, CATIA, Abaqus</w:t>
      </w:r>
    </w:p>
    <w:p w14:paraId="008A19BB" w14:textId="77777777" w:rsidR="00090203" w:rsidRDefault="00090203" w:rsidP="00090203">
      <w:pPr>
        <w:rPr>
          <w:rFonts w:eastAsiaTheme="minorEastAsia"/>
        </w:rPr>
      </w:pPr>
    </w:p>
    <w:p w14:paraId="70C5D030" w14:textId="77777777" w:rsidR="00150723" w:rsidRDefault="00150723" w:rsidP="00F67909">
      <w:pPr>
        <w:rPr>
          <w:rFonts w:eastAsiaTheme="minorEastAsia"/>
        </w:rPr>
      </w:pPr>
    </w:p>
    <w:p w14:paraId="298A7173" w14:textId="15DCC4AF" w:rsidR="00150723" w:rsidRPr="00C97B42" w:rsidRDefault="00150723" w:rsidP="00F67909">
      <w:pPr>
        <w:rPr>
          <w:rFonts w:eastAsiaTheme="minorEastAsia"/>
        </w:rPr>
        <w:sectPr w:rsidR="00150723" w:rsidRPr="00C97B42" w:rsidSect="00DF1666">
          <w:pgSz w:w="11906" w:h="16838" w:code="9"/>
          <w:pgMar w:top="1440" w:right="1080" w:bottom="1440" w:left="1080" w:header="720" w:footer="720" w:gutter="0"/>
          <w:cols w:space="720"/>
          <w:docGrid w:linePitch="360"/>
        </w:sectPr>
      </w:pPr>
    </w:p>
    <w:p w14:paraId="59A36E1D" w14:textId="77777777" w:rsidR="00DF1666" w:rsidRDefault="00DF1666" w:rsidP="00F455C1">
      <w:pPr>
        <w:pStyle w:val="Heading2"/>
        <w:rPr>
          <w:rFonts w:eastAsiaTheme="minorEastAsia"/>
        </w:rPr>
      </w:pPr>
      <w:r>
        <w:rPr>
          <w:rFonts w:eastAsiaTheme="minorEastAsia"/>
        </w:rPr>
        <w:lastRenderedPageBreak/>
        <w:t xml:space="preserve">Trainee Engineer | Safran Engineering India | Bangalore, India | Aug 2011 – Dec 2012  </w:t>
      </w:r>
    </w:p>
    <w:p w14:paraId="5FBE62EE" w14:textId="77777777" w:rsidR="00FA3812" w:rsidRDefault="00FA3812" w:rsidP="00FA3812">
      <w:pPr>
        <w:rPr>
          <w:rFonts w:eastAsiaTheme="minorEastAsia"/>
        </w:rPr>
      </w:pPr>
    </w:p>
    <w:p w14:paraId="0FD410D3" w14:textId="77777777" w:rsidR="00AE4524" w:rsidRPr="00197CE3" w:rsidRDefault="00AE4524" w:rsidP="00AE4524">
      <w:pPr>
        <w:pStyle w:val="BodyTextIndent"/>
        <w:spacing w:line="240" w:lineRule="auto"/>
        <w:rPr>
          <w:rFonts w:ascii="Arial" w:hAnsi="Arial"/>
          <w:b w:val="0"/>
          <w:bCs/>
          <w:sz w:val="22"/>
          <w:szCs w:val="22"/>
          <w:lang w:val="en-US" w:eastAsia="en-US"/>
        </w:rPr>
      </w:pPr>
      <w:r>
        <w:rPr>
          <w:rFonts w:ascii="Arial" w:hAnsi="Arial" w:cs="Arial"/>
          <w:bCs/>
          <w:snapToGrid/>
          <w:color w:val="000000"/>
          <w:sz w:val="22"/>
          <w:szCs w:val="24"/>
          <w:lang w:val="en-US" w:eastAsia="en-IN"/>
        </w:rPr>
        <w:t>Overview:</w:t>
      </w:r>
      <w:r>
        <w:rPr>
          <w:rFonts w:ascii="Arial" w:hAnsi="Arial" w:cs="Arial"/>
          <w:b w:val="0"/>
          <w:bCs/>
          <w:color w:val="000000"/>
          <w:sz w:val="22"/>
          <w:szCs w:val="24"/>
          <w:lang w:val="en-US" w:eastAsia="en-IN"/>
        </w:rPr>
        <w:t xml:space="preserve"> </w:t>
      </w:r>
      <w:r>
        <w:rPr>
          <w:rFonts w:ascii="Arial" w:hAnsi="Arial"/>
          <w:b w:val="0"/>
          <w:bCs/>
          <w:sz w:val="22"/>
          <w:szCs w:val="22"/>
          <w:lang w:val="en-US" w:eastAsia="en-US"/>
        </w:rPr>
        <w:t>Design, development &amp; analysis of engine components, aircraft equipment, automotive components &amp; software development.</w:t>
      </w:r>
    </w:p>
    <w:p w14:paraId="2FA2B3AF" w14:textId="77777777" w:rsidR="00AE4524" w:rsidRPr="00FA3812" w:rsidRDefault="00AE4524" w:rsidP="00FA3812">
      <w:pPr>
        <w:rPr>
          <w:rFonts w:eastAsiaTheme="minorEastAsia"/>
        </w:rPr>
      </w:pPr>
    </w:p>
    <w:p w14:paraId="3100A8B5" w14:textId="45049439" w:rsidR="00FA3812" w:rsidRPr="00FA3812" w:rsidRDefault="00FA3812" w:rsidP="00FA3812">
      <w:pPr>
        <w:rPr>
          <w:rFonts w:eastAsiaTheme="minorEastAsia"/>
        </w:rPr>
      </w:pPr>
      <w:r>
        <w:rPr>
          <w:rFonts w:eastAsiaTheme="minorEastAsia"/>
        </w:rPr>
        <w:t>Projects Involved in (Program: Airbus A350 XWB, Phase: ADF-ADAP)</w:t>
      </w:r>
    </w:p>
    <w:p w14:paraId="32455742" w14:textId="2F3E0AB7" w:rsidR="00FA3812" w:rsidRPr="00FA3812" w:rsidRDefault="00FA3812" w:rsidP="00FA3812">
      <w:pPr>
        <w:rPr>
          <w:rFonts w:eastAsiaTheme="minorEastAsia"/>
        </w:rPr>
      </w:pPr>
      <w:r>
        <w:rPr>
          <w:rFonts w:eastAsiaTheme="minorEastAsia"/>
        </w:rPr>
        <w:t xml:space="preserve">Primary and Secondary Structures (Installation Structure Brackets) - S11/12, S13/14, S15/21, S16/18 </w:t>
      </w:r>
    </w:p>
    <w:p w14:paraId="29314D6E" w14:textId="4835D7D0" w:rsidR="00FA3812" w:rsidRPr="00FA3812" w:rsidRDefault="00FA3812" w:rsidP="00CE04D6">
      <w:pPr>
        <w:pStyle w:val="ListParagraph"/>
        <w:numPr>
          <w:ilvl w:val="0"/>
          <w:numId w:val="18"/>
        </w:numPr>
        <w:rPr>
          <w:rFonts w:eastAsiaTheme="minorEastAsia"/>
        </w:rPr>
      </w:pPr>
      <w:r>
        <w:rPr>
          <w:rFonts w:eastAsiaTheme="minorEastAsia"/>
        </w:rPr>
        <w:t xml:space="preserve">Creation, modification of assemblies and drawings for A350 Structure in accordance with aerospace (explicitly Airbus) standards. </w:t>
      </w:r>
    </w:p>
    <w:p w14:paraId="63743AC1" w14:textId="2C000132" w:rsidR="00FA3812" w:rsidRPr="00FA3812" w:rsidRDefault="00FA3812" w:rsidP="00CE04D6">
      <w:pPr>
        <w:pStyle w:val="ListParagraph"/>
        <w:numPr>
          <w:ilvl w:val="0"/>
          <w:numId w:val="18"/>
        </w:numPr>
        <w:rPr>
          <w:rFonts w:eastAsiaTheme="minorEastAsia"/>
        </w:rPr>
      </w:pPr>
      <w:r>
        <w:rPr>
          <w:rFonts w:eastAsiaTheme="minorEastAsia"/>
        </w:rPr>
        <w:t>Designing components along with creation of drawings for Primary as well as Secondary Structure, Brackets &amp; Associated Assemblies.</w:t>
      </w:r>
    </w:p>
    <w:p w14:paraId="7CFEF2BC" w14:textId="56D14A70" w:rsidR="00FA3812" w:rsidRPr="00FA3812" w:rsidRDefault="00FA3812" w:rsidP="00CE04D6">
      <w:pPr>
        <w:pStyle w:val="ListParagraph"/>
        <w:numPr>
          <w:ilvl w:val="0"/>
          <w:numId w:val="18"/>
        </w:numPr>
        <w:rPr>
          <w:rFonts w:eastAsiaTheme="minorEastAsia"/>
        </w:rPr>
      </w:pPr>
      <w:r>
        <w:rPr>
          <w:rFonts w:eastAsiaTheme="minorEastAsia"/>
        </w:rPr>
        <w:t>Optimization of fixed &amp; loaded brackets (sheet metal, machined &amp; Composite brackets)</w:t>
      </w:r>
    </w:p>
    <w:p w14:paraId="5BB31F1D" w14:textId="6FF059EE" w:rsidR="00FA3812" w:rsidRPr="00FA3812" w:rsidRDefault="00FA3812" w:rsidP="00CE04D6">
      <w:pPr>
        <w:pStyle w:val="ListParagraph"/>
        <w:numPr>
          <w:ilvl w:val="0"/>
          <w:numId w:val="18"/>
        </w:numPr>
        <w:rPr>
          <w:rFonts w:eastAsiaTheme="minorEastAsia"/>
        </w:rPr>
      </w:pPr>
      <w:r>
        <w:rPr>
          <w:rFonts w:eastAsiaTheme="minorEastAsia"/>
        </w:rPr>
        <w:t xml:space="preserve">Designing the Secondary structure supports electrical harness by using the guidelines of the provided conceptual design.  </w:t>
      </w:r>
    </w:p>
    <w:p w14:paraId="4EC190B4" w14:textId="3588FDF7" w:rsidR="00131992" w:rsidRDefault="00FA3812" w:rsidP="00CE04D6">
      <w:pPr>
        <w:pStyle w:val="ListParagraph"/>
        <w:numPr>
          <w:ilvl w:val="0"/>
          <w:numId w:val="18"/>
        </w:numPr>
        <w:rPr>
          <w:rFonts w:eastAsiaTheme="minorEastAsia"/>
        </w:rPr>
      </w:pPr>
      <w:r>
        <w:rPr>
          <w:rFonts w:eastAsiaTheme="minorEastAsia"/>
        </w:rPr>
        <w:t>Provided fixation details for the bracket’s installation over the primary structure.</w:t>
      </w:r>
    </w:p>
    <w:p w14:paraId="33C120A0" w14:textId="6C88C07E" w:rsidR="00AF397E" w:rsidRPr="00AF397E" w:rsidRDefault="00AF397E" w:rsidP="00AF397E">
      <w:pPr>
        <w:rPr>
          <w:rFonts w:eastAsiaTheme="minorEastAsia"/>
        </w:rPr>
      </w:pPr>
      <w:r>
        <w:rPr>
          <w:rFonts w:eastAsiaTheme="minorEastAsia"/>
        </w:rPr>
        <w:t>FTI (Flight Test Installation) - Wing, Pylon &amp; Landing Gear</w:t>
      </w:r>
    </w:p>
    <w:p w14:paraId="130D7923" w14:textId="4AD740BE" w:rsidR="00AF397E" w:rsidRPr="00AF397E" w:rsidRDefault="00AF397E" w:rsidP="00CE04D6">
      <w:pPr>
        <w:pStyle w:val="ListParagraph"/>
        <w:numPr>
          <w:ilvl w:val="0"/>
          <w:numId w:val="51"/>
        </w:numPr>
        <w:rPr>
          <w:rFonts w:eastAsiaTheme="minorEastAsia"/>
        </w:rPr>
      </w:pPr>
      <w:r>
        <w:rPr>
          <w:rFonts w:eastAsiaTheme="minorEastAsia"/>
        </w:rPr>
        <w:t>Design for Manufacturing (DFM) of component &amp; subassemblies (from C-Maturity to DFM Parts).</w:t>
      </w:r>
    </w:p>
    <w:p w14:paraId="06ECF37C" w14:textId="3EDB8E24" w:rsidR="00AF397E" w:rsidRPr="00AF397E" w:rsidRDefault="00AF397E" w:rsidP="00CE04D6">
      <w:pPr>
        <w:pStyle w:val="ListParagraph"/>
        <w:numPr>
          <w:ilvl w:val="0"/>
          <w:numId w:val="51"/>
        </w:numPr>
        <w:rPr>
          <w:rFonts w:eastAsiaTheme="minorEastAsia"/>
        </w:rPr>
      </w:pPr>
      <w:r>
        <w:rPr>
          <w:rFonts w:eastAsiaTheme="minorEastAsia"/>
        </w:rPr>
        <w:t>Harness Routing Design for the precise requirements of FTI Equipment’s.</w:t>
      </w:r>
    </w:p>
    <w:p w14:paraId="4B457F43" w14:textId="07E8E21C" w:rsidR="00AF397E" w:rsidRPr="00AF397E" w:rsidRDefault="00AF397E" w:rsidP="00CE04D6">
      <w:pPr>
        <w:pStyle w:val="ListParagraph"/>
        <w:numPr>
          <w:ilvl w:val="0"/>
          <w:numId w:val="51"/>
        </w:numPr>
        <w:rPr>
          <w:rFonts w:eastAsiaTheme="minorEastAsia"/>
        </w:rPr>
      </w:pPr>
      <w:r>
        <w:rPr>
          <w:rFonts w:eastAsiaTheme="minorEastAsia"/>
        </w:rPr>
        <w:t>FTI Installation Positioning &amp; assembly for the explicit measure of Flight Test Parameters.</w:t>
      </w:r>
    </w:p>
    <w:p w14:paraId="43B031B8" w14:textId="0C36F649" w:rsidR="00AF397E" w:rsidRPr="00AF397E" w:rsidRDefault="00AF397E" w:rsidP="00CE04D6">
      <w:pPr>
        <w:pStyle w:val="ListParagraph"/>
        <w:numPr>
          <w:ilvl w:val="0"/>
          <w:numId w:val="51"/>
        </w:numPr>
        <w:rPr>
          <w:rFonts w:eastAsiaTheme="minorEastAsia"/>
        </w:rPr>
      </w:pPr>
      <w:r>
        <w:rPr>
          <w:rFonts w:eastAsiaTheme="minorEastAsia"/>
        </w:rPr>
        <w:t>DFM installation drawings –Bracket Installation, Washing Line, Harness Protection &amp; System Installation (for the various measures that are needed for Flight Test).</w:t>
      </w:r>
    </w:p>
    <w:p w14:paraId="519C671E" w14:textId="77777777" w:rsidR="00AF397E" w:rsidRPr="00AF397E" w:rsidRDefault="00AF397E" w:rsidP="00AF397E">
      <w:pPr>
        <w:rPr>
          <w:rFonts w:eastAsiaTheme="minorEastAsia"/>
        </w:rPr>
      </w:pPr>
    </w:p>
    <w:p w14:paraId="586C550F" w14:textId="77777777" w:rsidR="009C10F2" w:rsidRDefault="009C10F2" w:rsidP="00DF1666">
      <w:pPr>
        <w:pStyle w:val="Heading1"/>
        <w:rPr>
          <w:rFonts w:eastAsiaTheme="minorEastAsia"/>
          <w:sz w:val="32"/>
          <w:szCs w:val="32"/>
        </w:rPr>
        <w:sectPr w:rsidR="009C10F2" w:rsidSect="00DF1666">
          <w:pgSz w:w="11906" w:h="16838" w:code="9"/>
          <w:pgMar w:top="1440" w:right="1080" w:bottom="1440" w:left="1080" w:header="720" w:footer="720" w:gutter="0"/>
          <w:cols w:space="720"/>
          <w:docGrid w:linePitch="360"/>
        </w:sectPr>
      </w:pPr>
    </w:p>
    <w:p w14:paraId="23EA1B60" w14:textId="77777777" w:rsidR="00FE737B" w:rsidRDefault="00FE737B" w:rsidP="00FE737B">
      <w:pPr>
        <w:pStyle w:val="Heading1"/>
        <w:rPr>
          <w:rFonts w:eastAsiaTheme="minorEastAsia"/>
        </w:rPr>
      </w:pPr>
      <w:r>
        <w:rPr>
          <w:rFonts w:eastAsiaTheme="minorEastAsia"/>
        </w:rPr>
        <w:lastRenderedPageBreak/>
        <w:t>Skills</w:t>
      </w:r>
    </w:p>
    <w:p w14:paraId="67290891" w14:textId="77777777" w:rsidR="00FE737B" w:rsidRDefault="00FE737B" w:rsidP="00FE737B">
      <w:pPr>
        <w:rPr>
          <w:rFonts w:eastAsiaTheme="minorEastAsia"/>
          <w:sz w:val="22"/>
          <w:szCs w:val="20"/>
        </w:rPr>
      </w:pPr>
    </w:p>
    <w:tbl>
      <w:tblPr>
        <w:tblStyle w:val="TableGridLight"/>
        <w:tblW w:w="5000" w:type="pct"/>
        <w:tblLayout w:type="fixed"/>
        <w:tblLook w:val="04A0" w:firstRow="1" w:lastRow="0" w:firstColumn="1" w:lastColumn="0" w:noHBand="0" w:noVBand="1"/>
      </w:tblPr>
      <w:tblGrid>
        <w:gridCol w:w="2747"/>
        <w:gridCol w:w="290"/>
        <w:gridCol w:w="4765"/>
        <w:gridCol w:w="1934"/>
      </w:tblGrid>
      <w:tr w:rsidR="00FE737B" w:rsidRPr="000705B3" w14:paraId="0F91375B" w14:textId="77777777" w:rsidTr="30BBE704">
        <w:trPr>
          <w:trHeight w:val="330"/>
        </w:trPr>
        <w:tc>
          <w:tcPr>
            <w:tcW w:w="1411" w:type="pct"/>
            <w:noWrap/>
          </w:tcPr>
          <w:p w14:paraId="2C3A8296" w14:textId="77777777" w:rsidR="00FE737B" w:rsidRPr="000705B3" w:rsidRDefault="00FE737B" w:rsidP="006872A5">
            <w:pPr>
              <w:spacing w:after="0" w:line="240" w:lineRule="auto"/>
              <w:rPr>
                <w:rFonts w:asciiTheme="minorHAnsi" w:eastAsiaTheme="minorEastAsia" w:hAnsiTheme="minorHAnsi" w:cstheme="minorBidi"/>
                <w:b/>
                <w:bCs/>
                <w:color w:val="000000" w:themeColor="text1"/>
                <w:szCs w:val="24"/>
                <w:lang w:eastAsia="en-IN"/>
              </w:rPr>
            </w:pPr>
            <w:r>
              <w:rPr>
                <w:rFonts w:asciiTheme="minorHAnsi" w:eastAsiaTheme="minorEastAsia" w:hAnsiTheme="minorHAnsi" w:cstheme="minorBidi"/>
                <w:b/>
                <w:bCs/>
                <w:color w:val="000000" w:themeColor="text1"/>
                <w:szCs w:val="24"/>
                <w:lang w:eastAsia="en-IN"/>
              </w:rPr>
              <w:t>Criteria</w:t>
            </w:r>
          </w:p>
        </w:tc>
        <w:tc>
          <w:tcPr>
            <w:tcW w:w="149" w:type="pct"/>
            <w:noWrap/>
          </w:tcPr>
          <w:p w14:paraId="5BB07B26" w14:textId="77777777" w:rsidR="00FE737B" w:rsidRPr="000705B3" w:rsidRDefault="00FE737B" w:rsidP="006872A5">
            <w:pPr>
              <w:spacing w:after="0" w:line="240" w:lineRule="auto"/>
              <w:jc w:val="center"/>
              <w:rPr>
                <w:rFonts w:asciiTheme="minorHAnsi" w:eastAsiaTheme="minorEastAsia" w:hAnsiTheme="minorHAnsi" w:cstheme="minorBidi"/>
                <w:b/>
                <w:bCs/>
                <w:color w:val="000000" w:themeColor="text1"/>
                <w:szCs w:val="24"/>
                <w:lang w:val="en-IN" w:eastAsia="en-IN"/>
              </w:rPr>
            </w:pPr>
          </w:p>
        </w:tc>
        <w:tc>
          <w:tcPr>
            <w:tcW w:w="2447" w:type="pct"/>
          </w:tcPr>
          <w:p w14:paraId="1C7145A9" w14:textId="77777777" w:rsidR="00FE737B" w:rsidRPr="000705B3" w:rsidRDefault="00FE737B" w:rsidP="006872A5">
            <w:pPr>
              <w:spacing w:after="0" w:line="240" w:lineRule="auto"/>
              <w:rPr>
                <w:rFonts w:asciiTheme="minorHAnsi" w:eastAsiaTheme="minorEastAsia" w:hAnsiTheme="minorHAnsi" w:cstheme="minorBidi"/>
                <w:b/>
                <w:bCs/>
                <w:color w:val="000000" w:themeColor="text1"/>
                <w:szCs w:val="24"/>
                <w:lang w:eastAsia="en-IN"/>
              </w:rPr>
            </w:pPr>
            <w:r>
              <w:rPr>
                <w:rFonts w:asciiTheme="minorHAnsi" w:eastAsiaTheme="minorEastAsia" w:hAnsiTheme="minorHAnsi" w:cstheme="minorBidi"/>
                <w:b/>
                <w:bCs/>
                <w:color w:val="000000" w:themeColor="text1"/>
                <w:szCs w:val="24"/>
                <w:lang w:eastAsia="en-IN"/>
              </w:rPr>
              <w:t>Details</w:t>
            </w:r>
          </w:p>
        </w:tc>
        <w:tc>
          <w:tcPr>
            <w:tcW w:w="993" w:type="pct"/>
          </w:tcPr>
          <w:p w14:paraId="408A2A9A" w14:textId="77777777" w:rsidR="00FE737B" w:rsidRPr="000705B3" w:rsidRDefault="00FE737B" w:rsidP="006872A5">
            <w:pPr>
              <w:spacing w:after="0" w:line="240" w:lineRule="auto"/>
              <w:rPr>
                <w:rFonts w:asciiTheme="minorHAnsi" w:eastAsiaTheme="minorEastAsia" w:hAnsiTheme="minorHAnsi" w:cstheme="minorBidi"/>
                <w:b/>
                <w:bCs/>
                <w:color w:val="000000" w:themeColor="text1"/>
                <w:szCs w:val="24"/>
                <w:lang w:eastAsia="en-IN"/>
              </w:rPr>
            </w:pPr>
            <w:commentRangeStart w:id="0"/>
            <w:r>
              <w:rPr>
                <w:rFonts w:asciiTheme="minorHAnsi" w:eastAsiaTheme="minorEastAsia" w:hAnsiTheme="minorHAnsi" w:cstheme="minorBidi"/>
                <w:b/>
                <w:bCs/>
                <w:color w:val="000000" w:themeColor="text1"/>
                <w:szCs w:val="24"/>
                <w:lang w:eastAsia="en-IN"/>
              </w:rPr>
              <w:t>Proficiency</w:t>
            </w:r>
            <w:commentRangeEnd w:id="0"/>
            <w:r>
              <w:rPr>
                <w:rStyle w:val="CommentReference"/>
              </w:rPr>
              <w:commentReference w:id="0"/>
            </w:r>
          </w:p>
        </w:tc>
      </w:tr>
      <w:tr w:rsidR="00112104" w:rsidRPr="00FD5887" w14:paraId="044CFD04" w14:textId="77777777" w:rsidTr="30BBE704">
        <w:trPr>
          <w:trHeight w:val="315"/>
        </w:trPr>
        <w:tc>
          <w:tcPr>
            <w:tcW w:w="5000" w:type="pct"/>
            <w:gridSpan w:val="4"/>
            <w:noWrap/>
          </w:tcPr>
          <w:p w14:paraId="1F2FB55A" w14:textId="12BEA849" w:rsidR="00112104" w:rsidRDefault="00112104" w:rsidP="006872A5">
            <w:pPr>
              <w:spacing w:after="0" w:line="240" w:lineRule="auto"/>
              <w:rPr>
                <w:rFonts w:asciiTheme="minorHAnsi" w:eastAsiaTheme="minorEastAsia" w:hAnsiTheme="minorHAnsi" w:cstheme="minorBidi"/>
                <w:color w:val="000000" w:themeColor="text1"/>
                <w:szCs w:val="24"/>
                <w:lang w:val="en-IN" w:eastAsia="en-IN"/>
              </w:rPr>
            </w:pPr>
            <w:r>
              <w:rPr>
                <w:rFonts w:asciiTheme="minorHAnsi" w:eastAsiaTheme="minorEastAsia" w:hAnsiTheme="minorHAnsi" w:cstheme="minorBidi"/>
                <w:b/>
                <w:bCs/>
                <w:color w:val="000000" w:themeColor="text1"/>
                <w:szCs w:val="24"/>
                <w:lang w:eastAsia="en-IN"/>
              </w:rPr>
              <w:t>OVERALL</w:t>
            </w:r>
          </w:p>
        </w:tc>
      </w:tr>
      <w:tr w:rsidR="0022687B" w14:paraId="33B08068" w14:textId="77777777" w:rsidTr="30BBE704">
        <w:trPr>
          <w:trHeight w:val="315"/>
        </w:trPr>
        <w:tc>
          <w:tcPr>
            <w:tcW w:w="1411" w:type="pct"/>
            <w:noWrap/>
          </w:tcPr>
          <w:p w14:paraId="0B138CA6" w14:textId="77777777" w:rsidR="0022687B" w:rsidRDefault="0022687B" w:rsidP="006872A5">
            <w:pPr>
              <w:spacing w:after="0" w:line="240" w:lineRule="auto"/>
              <w:rPr>
                <w:rFonts w:asciiTheme="minorHAnsi" w:eastAsiaTheme="minorEastAsia" w:hAnsiTheme="minorHAnsi" w:cstheme="minorBidi"/>
                <w:b/>
                <w:bCs/>
                <w:color w:val="000000" w:themeColor="text1"/>
                <w:szCs w:val="24"/>
                <w:lang w:eastAsia="en-IN"/>
              </w:rPr>
            </w:pPr>
            <w:r>
              <w:rPr>
                <w:rFonts w:asciiTheme="minorHAnsi" w:eastAsiaTheme="minorEastAsia" w:hAnsiTheme="minorHAnsi" w:cstheme="minorBidi"/>
                <w:b/>
                <w:bCs/>
                <w:color w:val="000000" w:themeColor="text1"/>
                <w:szCs w:val="24"/>
                <w:lang w:eastAsia="en-IN"/>
              </w:rPr>
              <w:t>General</w:t>
            </w:r>
          </w:p>
        </w:tc>
        <w:tc>
          <w:tcPr>
            <w:tcW w:w="149" w:type="pct"/>
            <w:noWrap/>
          </w:tcPr>
          <w:p w14:paraId="080777E0" w14:textId="77777777" w:rsidR="0022687B" w:rsidRDefault="0022687B" w:rsidP="006872A5">
            <w:pPr>
              <w:spacing w:after="0" w:line="240" w:lineRule="auto"/>
              <w:jc w:val="center"/>
              <w:rPr>
                <w:rFonts w:asciiTheme="minorHAnsi" w:eastAsiaTheme="minorEastAsia" w:hAnsiTheme="minorHAnsi" w:cstheme="minorBidi"/>
                <w:b/>
                <w:bCs/>
                <w:color w:val="000000" w:themeColor="text1"/>
                <w:szCs w:val="24"/>
                <w:lang w:val="en-IN" w:eastAsia="en-IN"/>
              </w:rPr>
            </w:pPr>
            <w:r>
              <w:rPr>
                <w:rFonts w:asciiTheme="minorHAnsi" w:eastAsiaTheme="minorEastAsia" w:hAnsiTheme="minorHAnsi" w:cstheme="minorBidi"/>
                <w:b/>
                <w:bCs/>
                <w:color w:val="000000" w:themeColor="text1"/>
                <w:szCs w:val="24"/>
                <w:lang w:val="en-IN" w:eastAsia="en-IN"/>
              </w:rPr>
              <w:t>:</w:t>
            </w:r>
          </w:p>
        </w:tc>
        <w:tc>
          <w:tcPr>
            <w:tcW w:w="2447" w:type="pct"/>
            <w:noWrap/>
          </w:tcPr>
          <w:p w14:paraId="218E8F5D" w14:textId="77777777" w:rsidR="0022687B" w:rsidRDefault="0022687B" w:rsidP="006872A5">
            <w:pPr>
              <w:spacing w:after="0" w:line="240" w:lineRule="auto"/>
              <w:rPr>
                <w:rFonts w:asciiTheme="minorHAnsi" w:eastAsiaTheme="minorEastAsia" w:hAnsiTheme="minorHAnsi" w:cstheme="minorBidi"/>
                <w:color w:val="000000" w:themeColor="text1"/>
                <w:szCs w:val="24"/>
                <w:lang w:val="en-IN" w:eastAsia="en-IN"/>
              </w:rPr>
            </w:pPr>
            <w:r>
              <w:rPr>
                <w:rFonts w:asciiTheme="minorHAnsi" w:eastAsiaTheme="minorEastAsia" w:hAnsiTheme="minorHAnsi" w:cstheme="minorBidi"/>
                <w:color w:val="000000" w:themeColor="text1"/>
                <w:szCs w:val="24"/>
                <w:lang w:val="en-IN" w:eastAsia="en-IN"/>
              </w:rPr>
              <w:t>Sales, Marketing, Entrepreneurial</w:t>
            </w:r>
          </w:p>
        </w:tc>
        <w:tc>
          <w:tcPr>
            <w:tcW w:w="993" w:type="pct"/>
          </w:tcPr>
          <w:p w14:paraId="751EA518" w14:textId="77777777" w:rsidR="0022687B" w:rsidRDefault="0022687B" w:rsidP="006872A5">
            <w:pPr>
              <w:spacing w:after="0" w:line="240" w:lineRule="auto"/>
              <w:rPr>
                <w:rFonts w:asciiTheme="minorHAnsi" w:eastAsiaTheme="minorEastAsia" w:hAnsiTheme="minorHAnsi" w:cstheme="minorBidi"/>
                <w:color w:val="000000" w:themeColor="text1"/>
                <w:szCs w:val="24"/>
                <w:lang w:eastAsia="en-IN"/>
              </w:rPr>
            </w:pPr>
            <w:r>
              <w:rPr>
                <w:rFonts w:asciiTheme="minorHAnsi" w:eastAsiaTheme="minorEastAsia" w:hAnsiTheme="minorHAnsi" w:cstheme="minorBidi"/>
                <w:color w:val="000000" w:themeColor="text1"/>
                <w:szCs w:val="24"/>
                <w:lang w:eastAsia="en-IN"/>
              </w:rPr>
              <w:t>Intermediate</w:t>
            </w:r>
          </w:p>
        </w:tc>
      </w:tr>
      <w:tr w:rsidR="00E47BC7" w14:paraId="20B8D5F5" w14:textId="77777777" w:rsidTr="30BBE704">
        <w:trPr>
          <w:trHeight w:val="330"/>
        </w:trPr>
        <w:tc>
          <w:tcPr>
            <w:tcW w:w="1411" w:type="pct"/>
            <w:noWrap/>
          </w:tcPr>
          <w:p w14:paraId="1893223A" w14:textId="77777777" w:rsidR="00E47BC7" w:rsidRDefault="00E47BC7" w:rsidP="006872A5">
            <w:pPr>
              <w:spacing w:after="0" w:line="240" w:lineRule="auto"/>
              <w:rPr>
                <w:rFonts w:asciiTheme="minorHAnsi" w:eastAsiaTheme="minorEastAsia" w:hAnsiTheme="minorHAnsi" w:cstheme="minorBidi"/>
                <w:b/>
                <w:bCs/>
                <w:color w:val="000000" w:themeColor="text1"/>
                <w:szCs w:val="24"/>
                <w:lang w:eastAsia="en-IN"/>
              </w:rPr>
            </w:pPr>
            <w:r>
              <w:rPr>
                <w:rFonts w:asciiTheme="minorHAnsi" w:eastAsiaTheme="minorEastAsia" w:hAnsiTheme="minorHAnsi" w:cstheme="minorBidi"/>
                <w:b/>
                <w:bCs/>
                <w:color w:val="000000" w:themeColor="text1"/>
                <w:szCs w:val="24"/>
                <w:lang w:eastAsia="en-IN"/>
              </w:rPr>
              <w:t>Technology</w:t>
            </w:r>
          </w:p>
        </w:tc>
        <w:tc>
          <w:tcPr>
            <w:tcW w:w="149" w:type="pct"/>
            <w:noWrap/>
          </w:tcPr>
          <w:p w14:paraId="5F94BF25" w14:textId="77777777" w:rsidR="00E47BC7" w:rsidRDefault="00E47BC7" w:rsidP="006872A5">
            <w:pPr>
              <w:spacing w:after="0" w:line="240" w:lineRule="auto"/>
              <w:jc w:val="center"/>
              <w:rPr>
                <w:rFonts w:asciiTheme="minorHAnsi" w:eastAsiaTheme="minorEastAsia" w:hAnsiTheme="minorHAnsi" w:cstheme="minorBidi"/>
                <w:b/>
                <w:bCs/>
                <w:color w:val="000000" w:themeColor="text1"/>
                <w:szCs w:val="24"/>
                <w:lang w:val="en-IN" w:eastAsia="en-IN"/>
              </w:rPr>
            </w:pPr>
            <w:r>
              <w:rPr>
                <w:rFonts w:asciiTheme="minorHAnsi" w:eastAsiaTheme="minorEastAsia" w:hAnsiTheme="minorHAnsi" w:cstheme="minorBidi"/>
                <w:b/>
                <w:bCs/>
                <w:color w:val="000000" w:themeColor="text1"/>
                <w:szCs w:val="24"/>
                <w:lang w:val="en-IN" w:eastAsia="en-IN"/>
              </w:rPr>
              <w:t>:</w:t>
            </w:r>
          </w:p>
        </w:tc>
        <w:tc>
          <w:tcPr>
            <w:tcW w:w="2447" w:type="pct"/>
          </w:tcPr>
          <w:p w14:paraId="6875D17F" w14:textId="77777777" w:rsidR="00E47BC7" w:rsidRDefault="00E47BC7" w:rsidP="006872A5">
            <w:pPr>
              <w:spacing w:after="0" w:line="240" w:lineRule="auto"/>
              <w:rPr>
                <w:rFonts w:asciiTheme="minorHAnsi" w:eastAsiaTheme="minorEastAsia" w:hAnsiTheme="minorHAnsi" w:cstheme="minorBidi"/>
                <w:color w:val="000000" w:themeColor="text1"/>
                <w:szCs w:val="24"/>
                <w:lang w:eastAsia="en-IN"/>
              </w:rPr>
            </w:pPr>
            <w:r>
              <w:rPr>
                <w:rFonts w:asciiTheme="minorHAnsi" w:eastAsiaTheme="minorEastAsia" w:hAnsiTheme="minorHAnsi" w:cstheme="minorBidi"/>
                <w:color w:val="000000" w:themeColor="text1"/>
                <w:szCs w:val="24"/>
                <w:lang w:eastAsia="en-IN"/>
              </w:rPr>
              <w:t>Data science, Machine Learning, Artificial Intelligence, IoT, Additive Manufacturing, Mechanical Design, Manufacturing, Tooling</w:t>
            </w:r>
          </w:p>
        </w:tc>
        <w:tc>
          <w:tcPr>
            <w:tcW w:w="993" w:type="pct"/>
          </w:tcPr>
          <w:p w14:paraId="0AF2D3ED" w14:textId="77777777" w:rsidR="00E47BC7" w:rsidRDefault="00E47BC7" w:rsidP="006872A5">
            <w:pPr>
              <w:spacing w:after="0" w:line="240" w:lineRule="auto"/>
              <w:rPr>
                <w:rFonts w:asciiTheme="minorHAnsi" w:eastAsiaTheme="minorEastAsia" w:hAnsiTheme="minorHAnsi" w:cstheme="minorBidi"/>
                <w:color w:val="000000" w:themeColor="text1"/>
                <w:szCs w:val="24"/>
                <w:lang w:eastAsia="en-IN"/>
              </w:rPr>
            </w:pPr>
            <w:r>
              <w:rPr>
                <w:rFonts w:asciiTheme="minorHAnsi" w:eastAsiaTheme="minorEastAsia" w:hAnsiTheme="minorHAnsi" w:cstheme="minorBidi"/>
                <w:color w:val="000000" w:themeColor="text1"/>
                <w:szCs w:val="24"/>
                <w:lang w:eastAsia="en-IN"/>
              </w:rPr>
              <w:t>Intermediate</w:t>
            </w:r>
          </w:p>
        </w:tc>
      </w:tr>
      <w:tr w:rsidR="00E47BC7" w14:paraId="6B3922A4" w14:textId="77777777" w:rsidTr="30BBE704">
        <w:trPr>
          <w:trHeight w:val="315"/>
        </w:trPr>
        <w:tc>
          <w:tcPr>
            <w:tcW w:w="5000" w:type="pct"/>
            <w:gridSpan w:val="4"/>
            <w:noWrap/>
          </w:tcPr>
          <w:p w14:paraId="07232B19" w14:textId="63770EB9" w:rsidR="00E47BC7" w:rsidRDefault="00E47BC7" w:rsidP="006872A5">
            <w:pPr>
              <w:spacing w:after="0" w:line="240" w:lineRule="auto"/>
              <w:rPr>
                <w:rFonts w:asciiTheme="minorHAnsi" w:eastAsiaTheme="minorEastAsia" w:hAnsiTheme="minorHAnsi" w:cstheme="minorBidi"/>
                <w:color w:val="000000" w:themeColor="text1"/>
                <w:szCs w:val="24"/>
                <w:lang w:eastAsia="en-IN"/>
              </w:rPr>
            </w:pPr>
            <w:r>
              <w:rPr>
                <w:rFonts w:asciiTheme="minorHAnsi" w:eastAsiaTheme="minorEastAsia" w:hAnsiTheme="minorHAnsi" w:cstheme="minorBidi"/>
                <w:b/>
                <w:bCs/>
                <w:color w:val="000000" w:themeColor="text1"/>
                <w:szCs w:val="24"/>
                <w:lang w:eastAsia="en-IN"/>
              </w:rPr>
              <w:t>PROGRAMMING</w:t>
            </w:r>
          </w:p>
        </w:tc>
      </w:tr>
      <w:tr w:rsidR="00FE737B" w14:paraId="79D333A2" w14:textId="77777777" w:rsidTr="30BBE704">
        <w:trPr>
          <w:trHeight w:val="330"/>
        </w:trPr>
        <w:tc>
          <w:tcPr>
            <w:tcW w:w="1411" w:type="pct"/>
            <w:noWrap/>
          </w:tcPr>
          <w:p w14:paraId="510556A1" w14:textId="77777777" w:rsidR="00FE737B" w:rsidRPr="00FD5887" w:rsidRDefault="00FE737B" w:rsidP="006872A5">
            <w:pPr>
              <w:spacing w:after="0" w:line="240" w:lineRule="auto"/>
              <w:rPr>
                <w:rFonts w:asciiTheme="minorHAnsi" w:eastAsiaTheme="minorEastAsia" w:hAnsiTheme="minorHAnsi" w:cstheme="minorBidi"/>
                <w:b/>
                <w:bCs/>
                <w:color w:val="000000" w:themeColor="text1"/>
                <w:szCs w:val="24"/>
                <w:lang w:eastAsia="en-IN"/>
              </w:rPr>
            </w:pPr>
            <w:r>
              <w:rPr>
                <w:rFonts w:asciiTheme="minorHAnsi" w:eastAsiaTheme="minorEastAsia" w:hAnsiTheme="minorHAnsi" w:cstheme="minorBidi"/>
                <w:b/>
                <w:bCs/>
                <w:color w:val="000000" w:themeColor="text1"/>
                <w:szCs w:val="24"/>
                <w:lang w:eastAsia="en-IN"/>
              </w:rPr>
              <w:t>Languages</w:t>
            </w:r>
          </w:p>
        </w:tc>
        <w:tc>
          <w:tcPr>
            <w:tcW w:w="149" w:type="pct"/>
            <w:noWrap/>
          </w:tcPr>
          <w:p w14:paraId="54D93DA5" w14:textId="77777777" w:rsidR="00FE737B" w:rsidRPr="00FD5887" w:rsidRDefault="00FE737B" w:rsidP="006872A5">
            <w:pPr>
              <w:spacing w:after="0" w:line="240" w:lineRule="auto"/>
              <w:jc w:val="center"/>
              <w:rPr>
                <w:rFonts w:asciiTheme="minorHAnsi" w:eastAsiaTheme="minorEastAsia" w:hAnsiTheme="minorHAnsi" w:cstheme="minorBidi"/>
                <w:b/>
                <w:bCs/>
                <w:color w:val="000000" w:themeColor="text1"/>
                <w:szCs w:val="24"/>
                <w:lang w:val="en-IN" w:eastAsia="en-IN"/>
              </w:rPr>
            </w:pPr>
            <w:r>
              <w:rPr>
                <w:rFonts w:asciiTheme="minorHAnsi" w:eastAsiaTheme="minorEastAsia" w:hAnsiTheme="minorHAnsi" w:cstheme="minorBidi"/>
                <w:b/>
                <w:bCs/>
                <w:color w:val="000000" w:themeColor="text1"/>
                <w:szCs w:val="24"/>
                <w:lang w:val="en-IN" w:eastAsia="en-IN"/>
              </w:rPr>
              <w:t>:</w:t>
            </w:r>
          </w:p>
        </w:tc>
        <w:tc>
          <w:tcPr>
            <w:tcW w:w="2447" w:type="pct"/>
          </w:tcPr>
          <w:p w14:paraId="2D1ED702" w14:textId="5A094C1C" w:rsidR="00FE737B" w:rsidRPr="00FD5887" w:rsidRDefault="30BBE704" w:rsidP="30BBE704">
            <w:pPr>
              <w:spacing w:after="0" w:line="240" w:lineRule="auto"/>
              <w:rPr>
                <w:rFonts w:asciiTheme="minorHAnsi" w:eastAsiaTheme="minorEastAsia" w:hAnsiTheme="minorHAnsi" w:cstheme="minorBidi"/>
                <w:color w:val="000000" w:themeColor="text1"/>
                <w:lang w:eastAsia="en-IN"/>
              </w:rPr>
            </w:pPr>
            <w:r>
              <w:rPr>
                <w:rFonts w:asciiTheme="minorHAnsi" w:eastAsiaTheme="minorEastAsia" w:hAnsiTheme="minorHAnsi" w:cstheme="minorBidi"/>
                <w:color w:val="000000" w:themeColor="text1"/>
                <w:lang w:eastAsia="en-IN"/>
              </w:rPr>
              <w:t>Python, JavaScript, TypeScript, C#</w:t>
            </w:r>
          </w:p>
        </w:tc>
        <w:tc>
          <w:tcPr>
            <w:tcW w:w="993" w:type="pct"/>
          </w:tcPr>
          <w:p w14:paraId="132B2911" w14:textId="77777777" w:rsidR="00FE737B" w:rsidRDefault="00FE737B" w:rsidP="006872A5">
            <w:pPr>
              <w:spacing w:after="0" w:line="240" w:lineRule="auto"/>
              <w:rPr>
                <w:rFonts w:asciiTheme="minorHAnsi" w:eastAsiaTheme="minorEastAsia" w:hAnsiTheme="minorHAnsi" w:cstheme="minorBidi"/>
                <w:color w:val="000000" w:themeColor="text1"/>
                <w:szCs w:val="24"/>
                <w:lang w:eastAsia="en-IN"/>
              </w:rPr>
            </w:pPr>
            <w:r>
              <w:rPr>
                <w:rFonts w:asciiTheme="minorHAnsi" w:eastAsiaTheme="minorEastAsia" w:hAnsiTheme="minorHAnsi" w:cstheme="minorBidi"/>
                <w:color w:val="000000" w:themeColor="text1"/>
                <w:szCs w:val="24"/>
                <w:lang w:eastAsia="en-IN"/>
              </w:rPr>
              <w:t>Intermediate</w:t>
            </w:r>
          </w:p>
        </w:tc>
      </w:tr>
      <w:tr w:rsidR="00FE737B" w14:paraId="1BBE6D4E" w14:textId="77777777" w:rsidTr="30BBE704">
        <w:trPr>
          <w:trHeight w:val="330"/>
        </w:trPr>
        <w:tc>
          <w:tcPr>
            <w:tcW w:w="1411" w:type="pct"/>
            <w:noWrap/>
          </w:tcPr>
          <w:p w14:paraId="3670D27A" w14:textId="77777777" w:rsidR="00FE737B" w:rsidRDefault="00FE737B" w:rsidP="006872A5">
            <w:pPr>
              <w:spacing w:after="0" w:line="240" w:lineRule="auto"/>
              <w:rPr>
                <w:rFonts w:asciiTheme="minorHAnsi" w:eastAsiaTheme="minorEastAsia" w:hAnsiTheme="minorHAnsi" w:cstheme="minorBidi"/>
                <w:b/>
                <w:bCs/>
                <w:color w:val="000000" w:themeColor="text1"/>
                <w:szCs w:val="24"/>
                <w:lang w:eastAsia="en-IN"/>
              </w:rPr>
            </w:pPr>
            <w:r>
              <w:rPr>
                <w:rFonts w:asciiTheme="minorHAnsi" w:eastAsiaTheme="minorEastAsia" w:hAnsiTheme="minorHAnsi" w:cstheme="minorBidi"/>
                <w:b/>
                <w:bCs/>
                <w:color w:val="000000" w:themeColor="text1"/>
                <w:szCs w:val="24"/>
                <w:lang w:eastAsia="en-IN"/>
              </w:rPr>
              <w:t>AI/ML Tools</w:t>
            </w:r>
          </w:p>
        </w:tc>
        <w:tc>
          <w:tcPr>
            <w:tcW w:w="149" w:type="pct"/>
            <w:noWrap/>
          </w:tcPr>
          <w:p w14:paraId="21475948" w14:textId="77777777" w:rsidR="00FE737B" w:rsidRDefault="00FE737B" w:rsidP="006872A5">
            <w:pPr>
              <w:spacing w:after="0" w:line="240" w:lineRule="auto"/>
              <w:jc w:val="center"/>
              <w:rPr>
                <w:rFonts w:asciiTheme="minorHAnsi" w:eastAsiaTheme="minorEastAsia" w:hAnsiTheme="minorHAnsi" w:cstheme="minorBidi"/>
                <w:b/>
                <w:bCs/>
                <w:color w:val="000000" w:themeColor="text1"/>
                <w:szCs w:val="24"/>
                <w:lang w:val="en-IN" w:eastAsia="en-IN"/>
              </w:rPr>
            </w:pPr>
            <w:r>
              <w:rPr>
                <w:rFonts w:asciiTheme="minorHAnsi" w:eastAsiaTheme="minorEastAsia" w:hAnsiTheme="minorHAnsi" w:cstheme="minorBidi"/>
                <w:b/>
                <w:bCs/>
                <w:color w:val="000000" w:themeColor="text1"/>
                <w:szCs w:val="24"/>
                <w:lang w:val="en-IN" w:eastAsia="en-IN"/>
              </w:rPr>
              <w:t>:</w:t>
            </w:r>
          </w:p>
        </w:tc>
        <w:tc>
          <w:tcPr>
            <w:tcW w:w="2447" w:type="pct"/>
          </w:tcPr>
          <w:p w14:paraId="4938D328" w14:textId="77777777" w:rsidR="00FE737B" w:rsidRDefault="00FE737B" w:rsidP="006872A5">
            <w:pPr>
              <w:spacing w:after="0" w:line="240" w:lineRule="auto"/>
              <w:rPr>
                <w:rFonts w:asciiTheme="minorHAnsi" w:eastAsiaTheme="minorEastAsia" w:hAnsiTheme="minorHAnsi" w:cstheme="minorBidi"/>
                <w:color w:val="000000" w:themeColor="text1"/>
                <w:szCs w:val="24"/>
                <w:lang w:eastAsia="en-IN"/>
              </w:rPr>
            </w:pPr>
            <w:r>
              <w:rPr>
                <w:rFonts w:asciiTheme="minorHAnsi" w:eastAsiaTheme="minorEastAsia" w:hAnsiTheme="minorHAnsi" w:cstheme="minorBidi"/>
                <w:color w:val="000000" w:themeColor="text1"/>
                <w:szCs w:val="24"/>
                <w:lang w:eastAsia="en-IN"/>
              </w:rPr>
              <w:t>OpenAI (Open AI Assistant, Vision API), Gemini (Vertex AI, Vision AI)</w:t>
            </w:r>
          </w:p>
        </w:tc>
        <w:tc>
          <w:tcPr>
            <w:tcW w:w="993" w:type="pct"/>
          </w:tcPr>
          <w:p w14:paraId="2409819F" w14:textId="77777777" w:rsidR="00FE737B" w:rsidRDefault="00FE737B" w:rsidP="006872A5">
            <w:pPr>
              <w:spacing w:after="0" w:line="240" w:lineRule="auto"/>
              <w:rPr>
                <w:rFonts w:asciiTheme="minorHAnsi" w:eastAsiaTheme="minorEastAsia" w:hAnsiTheme="minorHAnsi" w:cstheme="minorBidi"/>
                <w:color w:val="000000" w:themeColor="text1"/>
                <w:szCs w:val="24"/>
                <w:lang w:eastAsia="en-IN"/>
              </w:rPr>
            </w:pPr>
            <w:r>
              <w:rPr>
                <w:rFonts w:asciiTheme="minorHAnsi" w:eastAsiaTheme="minorEastAsia" w:hAnsiTheme="minorHAnsi" w:cstheme="minorBidi"/>
                <w:color w:val="000000" w:themeColor="text1"/>
                <w:szCs w:val="24"/>
                <w:lang w:eastAsia="en-IN"/>
              </w:rPr>
              <w:t>Intermediate</w:t>
            </w:r>
          </w:p>
        </w:tc>
      </w:tr>
      <w:tr w:rsidR="00FE737B" w14:paraId="119400F1" w14:textId="77777777" w:rsidTr="30BBE704">
        <w:trPr>
          <w:trHeight w:val="330"/>
        </w:trPr>
        <w:tc>
          <w:tcPr>
            <w:tcW w:w="1411" w:type="pct"/>
            <w:noWrap/>
          </w:tcPr>
          <w:p w14:paraId="73741A2E" w14:textId="77777777" w:rsidR="00FE737B" w:rsidRDefault="00FE737B" w:rsidP="006872A5">
            <w:pPr>
              <w:spacing w:after="0" w:line="240" w:lineRule="auto"/>
              <w:rPr>
                <w:rFonts w:asciiTheme="minorHAnsi" w:eastAsiaTheme="minorEastAsia" w:hAnsiTheme="minorHAnsi" w:cstheme="minorBidi"/>
                <w:b/>
                <w:bCs/>
                <w:color w:val="000000" w:themeColor="text1"/>
                <w:szCs w:val="24"/>
                <w:lang w:eastAsia="en-IN"/>
              </w:rPr>
            </w:pPr>
            <w:r>
              <w:rPr>
                <w:rFonts w:asciiTheme="minorHAnsi" w:eastAsiaTheme="minorEastAsia" w:hAnsiTheme="minorHAnsi" w:cstheme="minorBidi"/>
                <w:b/>
                <w:bCs/>
                <w:color w:val="000000" w:themeColor="text1"/>
                <w:szCs w:val="24"/>
                <w:lang w:eastAsia="en-IN"/>
              </w:rPr>
              <w:t>Frameworks</w:t>
            </w:r>
          </w:p>
        </w:tc>
        <w:tc>
          <w:tcPr>
            <w:tcW w:w="149" w:type="pct"/>
            <w:noWrap/>
          </w:tcPr>
          <w:p w14:paraId="481D568A" w14:textId="77777777" w:rsidR="00FE737B" w:rsidRDefault="00FE737B" w:rsidP="006872A5">
            <w:pPr>
              <w:spacing w:after="0" w:line="240" w:lineRule="auto"/>
              <w:jc w:val="center"/>
              <w:rPr>
                <w:rFonts w:asciiTheme="minorHAnsi" w:eastAsiaTheme="minorEastAsia" w:hAnsiTheme="minorHAnsi" w:cstheme="minorBidi"/>
                <w:b/>
                <w:bCs/>
                <w:color w:val="000000" w:themeColor="text1"/>
                <w:szCs w:val="24"/>
                <w:lang w:val="en-IN" w:eastAsia="en-IN"/>
              </w:rPr>
            </w:pPr>
            <w:r>
              <w:rPr>
                <w:rFonts w:asciiTheme="minorHAnsi" w:eastAsiaTheme="minorEastAsia" w:hAnsiTheme="minorHAnsi" w:cstheme="minorBidi"/>
                <w:b/>
                <w:bCs/>
                <w:color w:val="000000" w:themeColor="text1"/>
                <w:szCs w:val="24"/>
                <w:lang w:val="en-IN" w:eastAsia="en-IN"/>
              </w:rPr>
              <w:t>:</w:t>
            </w:r>
          </w:p>
        </w:tc>
        <w:tc>
          <w:tcPr>
            <w:tcW w:w="2447" w:type="pct"/>
          </w:tcPr>
          <w:p w14:paraId="288DC17A" w14:textId="6CA241FA" w:rsidR="00FE737B" w:rsidRDefault="30BBE704" w:rsidP="30BBE704">
            <w:pPr>
              <w:spacing w:after="0" w:line="240" w:lineRule="auto"/>
              <w:rPr>
                <w:rFonts w:asciiTheme="minorHAnsi" w:eastAsiaTheme="minorEastAsia" w:hAnsiTheme="minorHAnsi" w:cstheme="minorBidi"/>
                <w:color w:val="000000" w:themeColor="text1"/>
                <w:lang w:eastAsia="en-IN"/>
              </w:rPr>
            </w:pPr>
            <w:r>
              <w:rPr>
                <w:rFonts w:asciiTheme="minorHAnsi" w:eastAsiaTheme="minorEastAsia" w:hAnsiTheme="minorHAnsi" w:cstheme="minorBidi"/>
                <w:color w:val="000000" w:themeColor="text1"/>
                <w:lang w:eastAsia="en-IN"/>
              </w:rPr>
              <w:t>Flask, VueJS, Playwright, NestJS, ReactJS, .NET</w:t>
            </w:r>
          </w:p>
        </w:tc>
        <w:tc>
          <w:tcPr>
            <w:tcW w:w="993" w:type="pct"/>
          </w:tcPr>
          <w:p w14:paraId="61443AE3" w14:textId="77777777" w:rsidR="00FE737B" w:rsidRDefault="00FE737B" w:rsidP="006872A5">
            <w:pPr>
              <w:spacing w:after="0" w:line="240" w:lineRule="auto"/>
              <w:rPr>
                <w:rFonts w:asciiTheme="minorHAnsi" w:eastAsiaTheme="minorEastAsia" w:hAnsiTheme="minorHAnsi" w:cstheme="minorBidi"/>
                <w:color w:val="000000" w:themeColor="text1"/>
                <w:szCs w:val="24"/>
                <w:lang w:eastAsia="en-IN"/>
              </w:rPr>
            </w:pPr>
            <w:r>
              <w:rPr>
                <w:rFonts w:asciiTheme="minorHAnsi" w:eastAsiaTheme="minorEastAsia" w:hAnsiTheme="minorHAnsi" w:cstheme="minorBidi"/>
                <w:color w:val="000000" w:themeColor="text1"/>
                <w:szCs w:val="24"/>
                <w:lang w:eastAsia="en-IN"/>
              </w:rPr>
              <w:t>Intermediate</w:t>
            </w:r>
          </w:p>
        </w:tc>
      </w:tr>
      <w:tr w:rsidR="00FE737B" w14:paraId="21C32457" w14:textId="77777777" w:rsidTr="30BBE704">
        <w:trPr>
          <w:trHeight w:val="330"/>
        </w:trPr>
        <w:tc>
          <w:tcPr>
            <w:tcW w:w="1411" w:type="pct"/>
            <w:noWrap/>
          </w:tcPr>
          <w:p w14:paraId="75F4D54B" w14:textId="77777777" w:rsidR="00FE737B" w:rsidRDefault="00FE737B" w:rsidP="006872A5">
            <w:pPr>
              <w:spacing w:after="0" w:line="240" w:lineRule="auto"/>
              <w:rPr>
                <w:rFonts w:asciiTheme="minorHAnsi" w:eastAsiaTheme="minorEastAsia" w:hAnsiTheme="minorHAnsi" w:cstheme="minorBidi"/>
                <w:b/>
                <w:bCs/>
                <w:color w:val="000000" w:themeColor="text1"/>
                <w:szCs w:val="24"/>
                <w:lang w:eastAsia="en-IN"/>
              </w:rPr>
            </w:pPr>
            <w:r>
              <w:rPr>
                <w:rFonts w:asciiTheme="minorHAnsi" w:eastAsiaTheme="minorEastAsia" w:hAnsiTheme="minorHAnsi" w:cstheme="minorBidi"/>
                <w:b/>
                <w:bCs/>
                <w:color w:val="000000" w:themeColor="text1"/>
                <w:szCs w:val="24"/>
                <w:lang w:eastAsia="en-IN"/>
              </w:rPr>
              <w:t>Data Analysis</w:t>
            </w:r>
          </w:p>
        </w:tc>
        <w:tc>
          <w:tcPr>
            <w:tcW w:w="149" w:type="pct"/>
            <w:noWrap/>
          </w:tcPr>
          <w:p w14:paraId="4CA7A3D8" w14:textId="77777777" w:rsidR="00FE737B" w:rsidRDefault="00FE737B" w:rsidP="006872A5">
            <w:pPr>
              <w:spacing w:after="0" w:line="240" w:lineRule="auto"/>
              <w:jc w:val="center"/>
              <w:rPr>
                <w:rFonts w:asciiTheme="minorHAnsi" w:eastAsiaTheme="minorEastAsia" w:hAnsiTheme="minorHAnsi" w:cstheme="minorBidi"/>
                <w:b/>
                <w:bCs/>
                <w:color w:val="000000" w:themeColor="text1"/>
                <w:szCs w:val="24"/>
                <w:lang w:val="en-IN" w:eastAsia="en-IN"/>
              </w:rPr>
            </w:pPr>
            <w:r>
              <w:rPr>
                <w:rFonts w:asciiTheme="minorHAnsi" w:eastAsiaTheme="minorEastAsia" w:hAnsiTheme="minorHAnsi" w:cstheme="minorBidi"/>
                <w:b/>
                <w:bCs/>
                <w:color w:val="000000" w:themeColor="text1"/>
                <w:szCs w:val="24"/>
                <w:lang w:val="en-IN" w:eastAsia="en-IN"/>
              </w:rPr>
              <w:t>:</w:t>
            </w:r>
          </w:p>
        </w:tc>
        <w:tc>
          <w:tcPr>
            <w:tcW w:w="2447" w:type="pct"/>
          </w:tcPr>
          <w:p w14:paraId="56456A36" w14:textId="77777777" w:rsidR="00FE737B" w:rsidRDefault="00FE737B" w:rsidP="006872A5">
            <w:pPr>
              <w:spacing w:after="0" w:line="240" w:lineRule="auto"/>
              <w:rPr>
                <w:rFonts w:asciiTheme="minorHAnsi" w:eastAsiaTheme="minorEastAsia" w:hAnsiTheme="minorHAnsi" w:cstheme="minorBidi"/>
                <w:color w:val="000000" w:themeColor="text1"/>
                <w:szCs w:val="24"/>
                <w:lang w:eastAsia="en-IN"/>
              </w:rPr>
            </w:pPr>
            <w:r>
              <w:rPr>
                <w:rFonts w:asciiTheme="minorHAnsi" w:eastAsiaTheme="minorEastAsia" w:hAnsiTheme="minorHAnsi" w:cstheme="minorBidi"/>
                <w:color w:val="000000" w:themeColor="text1"/>
                <w:szCs w:val="24"/>
                <w:lang w:eastAsia="en-IN"/>
              </w:rPr>
              <w:t>PowerBI, Juptyer Notebooks, Anaconda</w:t>
            </w:r>
          </w:p>
        </w:tc>
        <w:tc>
          <w:tcPr>
            <w:tcW w:w="993" w:type="pct"/>
          </w:tcPr>
          <w:p w14:paraId="4008842A" w14:textId="77777777" w:rsidR="00FE737B" w:rsidRDefault="00FE737B" w:rsidP="006872A5">
            <w:pPr>
              <w:spacing w:after="0" w:line="240" w:lineRule="auto"/>
              <w:rPr>
                <w:rFonts w:asciiTheme="minorHAnsi" w:eastAsiaTheme="minorEastAsia" w:hAnsiTheme="minorHAnsi" w:cstheme="minorBidi"/>
                <w:color w:val="000000" w:themeColor="text1"/>
                <w:szCs w:val="24"/>
                <w:lang w:eastAsia="en-IN"/>
              </w:rPr>
            </w:pPr>
            <w:r>
              <w:rPr>
                <w:rFonts w:asciiTheme="minorHAnsi" w:eastAsiaTheme="minorEastAsia" w:hAnsiTheme="minorHAnsi" w:cstheme="minorBidi"/>
                <w:color w:val="000000" w:themeColor="text1"/>
                <w:szCs w:val="24"/>
                <w:lang w:eastAsia="en-IN"/>
              </w:rPr>
              <w:t>Expert</w:t>
            </w:r>
          </w:p>
        </w:tc>
      </w:tr>
      <w:tr w:rsidR="00FE737B" w14:paraId="3951C11E" w14:textId="77777777" w:rsidTr="30BBE704">
        <w:trPr>
          <w:trHeight w:val="330"/>
        </w:trPr>
        <w:tc>
          <w:tcPr>
            <w:tcW w:w="1411" w:type="pct"/>
            <w:noWrap/>
          </w:tcPr>
          <w:p w14:paraId="5655D25B" w14:textId="77777777" w:rsidR="00FE737B" w:rsidRDefault="00FE737B" w:rsidP="006872A5">
            <w:pPr>
              <w:spacing w:after="0" w:line="240" w:lineRule="auto"/>
              <w:rPr>
                <w:rFonts w:asciiTheme="minorHAnsi" w:eastAsiaTheme="minorEastAsia" w:hAnsiTheme="minorHAnsi" w:cstheme="minorBidi"/>
                <w:b/>
                <w:bCs/>
                <w:color w:val="000000" w:themeColor="text1"/>
                <w:szCs w:val="24"/>
                <w:lang w:eastAsia="en-IN"/>
              </w:rPr>
            </w:pPr>
            <w:r>
              <w:rPr>
                <w:rFonts w:asciiTheme="minorHAnsi" w:eastAsiaTheme="minorEastAsia" w:hAnsiTheme="minorHAnsi" w:cstheme="minorBidi"/>
                <w:b/>
                <w:bCs/>
                <w:color w:val="000000" w:themeColor="text1"/>
                <w:szCs w:val="24"/>
                <w:lang w:eastAsia="en-IN"/>
              </w:rPr>
              <w:t>Cloud</w:t>
            </w:r>
          </w:p>
        </w:tc>
        <w:tc>
          <w:tcPr>
            <w:tcW w:w="149" w:type="pct"/>
            <w:noWrap/>
          </w:tcPr>
          <w:p w14:paraId="3573C21A" w14:textId="77777777" w:rsidR="00FE737B" w:rsidRDefault="00FE737B" w:rsidP="006872A5">
            <w:pPr>
              <w:spacing w:after="0" w:line="240" w:lineRule="auto"/>
              <w:jc w:val="center"/>
              <w:rPr>
                <w:rFonts w:asciiTheme="minorHAnsi" w:eastAsiaTheme="minorEastAsia" w:hAnsiTheme="minorHAnsi" w:cstheme="minorBidi"/>
                <w:b/>
                <w:bCs/>
                <w:color w:val="000000" w:themeColor="text1"/>
                <w:szCs w:val="24"/>
                <w:lang w:val="en-IN" w:eastAsia="en-IN"/>
              </w:rPr>
            </w:pPr>
            <w:r>
              <w:rPr>
                <w:rFonts w:asciiTheme="minorHAnsi" w:eastAsiaTheme="minorEastAsia" w:hAnsiTheme="minorHAnsi" w:cstheme="minorBidi"/>
                <w:b/>
                <w:bCs/>
                <w:color w:val="000000" w:themeColor="text1"/>
                <w:szCs w:val="24"/>
                <w:lang w:val="en-IN" w:eastAsia="en-IN"/>
              </w:rPr>
              <w:t>:</w:t>
            </w:r>
          </w:p>
        </w:tc>
        <w:tc>
          <w:tcPr>
            <w:tcW w:w="2447" w:type="pct"/>
          </w:tcPr>
          <w:p w14:paraId="34EA3F81" w14:textId="38A56A45" w:rsidR="00FE737B" w:rsidRDefault="30BBE704" w:rsidP="30BBE704">
            <w:pPr>
              <w:spacing w:after="0" w:line="240" w:lineRule="auto"/>
              <w:rPr>
                <w:rFonts w:asciiTheme="minorHAnsi" w:eastAsiaTheme="minorEastAsia" w:hAnsiTheme="minorHAnsi" w:cstheme="minorBidi"/>
                <w:color w:val="000000" w:themeColor="text1"/>
                <w:lang w:eastAsia="en-IN"/>
              </w:rPr>
            </w:pPr>
            <w:r>
              <w:rPr>
                <w:rFonts w:asciiTheme="minorHAnsi" w:eastAsiaTheme="minorEastAsia" w:hAnsiTheme="minorHAnsi" w:cstheme="minorBidi"/>
                <w:color w:val="000000" w:themeColor="text1"/>
                <w:lang w:eastAsia="en-IN"/>
              </w:rPr>
              <w:t>GCP (VM, Serverless, VPN, Setup), AWS (EC2, S3, Route 53)</w:t>
            </w:r>
          </w:p>
        </w:tc>
        <w:tc>
          <w:tcPr>
            <w:tcW w:w="993" w:type="pct"/>
          </w:tcPr>
          <w:p w14:paraId="19930C76" w14:textId="77777777" w:rsidR="00FE737B" w:rsidRDefault="00FE737B" w:rsidP="006872A5">
            <w:pPr>
              <w:spacing w:after="0" w:line="240" w:lineRule="auto"/>
              <w:rPr>
                <w:rFonts w:asciiTheme="minorHAnsi" w:eastAsiaTheme="minorEastAsia" w:hAnsiTheme="minorHAnsi" w:cstheme="minorBidi"/>
                <w:color w:val="000000" w:themeColor="text1"/>
                <w:szCs w:val="24"/>
                <w:lang w:eastAsia="en-IN"/>
              </w:rPr>
            </w:pPr>
            <w:r>
              <w:rPr>
                <w:rFonts w:asciiTheme="minorHAnsi" w:eastAsiaTheme="minorEastAsia" w:hAnsiTheme="minorHAnsi" w:cstheme="minorBidi"/>
                <w:color w:val="000000" w:themeColor="text1"/>
                <w:szCs w:val="24"/>
                <w:lang w:eastAsia="en-IN"/>
              </w:rPr>
              <w:t>Intermediate</w:t>
            </w:r>
          </w:p>
        </w:tc>
      </w:tr>
      <w:tr w:rsidR="00FE737B" w14:paraId="24697804" w14:textId="77777777" w:rsidTr="30BBE704">
        <w:trPr>
          <w:trHeight w:val="330"/>
        </w:trPr>
        <w:tc>
          <w:tcPr>
            <w:tcW w:w="1411" w:type="pct"/>
            <w:noWrap/>
          </w:tcPr>
          <w:p w14:paraId="106A62DC" w14:textId="77777777" w:rsidR="00FE737B" w:rsidRDefault="00FE737B" w:rsidP="006872A5">
            <w:pPr>
              <w:spacing w:after="0" w:line="240" w:lineRule="auto"/>
              <w:rPr>
                <w:rFonts w:asciiTheme="minorHAnsi" w:eastAsiaTheme="minorEastAsia" w:hAnsiTheme="minorHAnsi" w:cstheme="minorBidi"/>
                <w:b/>
                <w:bCs/>
                <w:color w:val="000000" w:themeColor="text1"/>
                <w:szCs w:val="24"/>
                <w:lang w:eastAsia="en-IN"/>
              </w:rPr>
            </w:pPr>
            <w:r>
              <w:rPr>
                <w:rFonts w:asciiTheme="minorHAnsi" w:eastAsiaTheme="minorEastAsia" w:hAnsiTheme="minorHAnsi" w:cstheme="minorBidi"/>
                <w:b/>
                <w:bCs/>
                <w:color w:val="000000" w:themeColor="text1"/>
                <w:szCs w:val="24"/>
                <w:lang w:eastAsia="en-IN"/>
              </w:rPr>
              <w:t>Databases</w:t>
            </w:r>
          </w:p>
        </w:tc>
        <w:tc>
          <w:tcPr>
            <w:tcW w:w="149" w:type="pct"/>
            <w:noWrap/>
          </w:tcPr>
          <w:p w14:paraId="5C5F45EC" w14:textId="77777777" w:rsidR="00FE737B" w:rsidRDefault="00FE737B" w:rsidP="006872A5">
            <w:pPr>
              <w:spacing w:after="0" w:line="240" w:lineRule="auto"/>
              <w:jc w:val="center"/>
              <w:rPr>
                <w:rFonts w:asciiTheme="minorHAnsi" w:eastAsiaTheme="minorEastAsia" w:hAnsiTheme="minorHAnsi" w:cstheme="minorBidi"/>
                <w:b/>
                <w:bCs/>
                <w:color w:val="000000" w:themeColor="text1"/>
                <w:szCs w:val="24"/>
                <w:lang w:val="en-IN" w:eastAsia="en-IN"/>
              </w:rPr>
            </w:pPr>
            <w:r>
              <w:rPr>
                <w:rFonts w:asciiTheme="minorHAnsi" w:eastAsiaTheme="minorEastAsia" w:hAnsiTheme="minorHAnsi" w:cstheme="minorBidi"/>
                <w:b/>
                <w:bCs/>
                <w:color w:val="000000" w:themeColor="text1"/>
                <w:szCs w:val="24"/>
                <w:lang w:val="en-IN" w:eastAsia="en-IN"/>
              </w:rPr>
              <w:t>:</w:t>
            </w:r>
          </w:p>
        </w:tc>
        <w:tc>
          <w:tcPr>
            <w:tcW w:w="2447" w:type="pct"/>
          </w:tcPr>
          <w:p w14:paraId="4E0A4AD2" w14:textId="07B1941E" w:rsidR="00FE737B" w:rsidRDefault="30BBE704" w:rsidP="30BBE704">
            <w:pPr>
              <w:spacing w:after="0" w:line="240" w:lineRule="auto"/>
              <w:rPr>
                <w:rFonts w:asciiTheme="minorHAnsi" w:eastAsiaTheme="minorEastAsia" w:hAnsiTheme="minorHAnsi" w:cstheme="minorBidi"/>
                <w:color w:val="000000" w:themeColor="text1"/>
                <w:lang w:eastAsia="en-IN"/>
              </w:rPr>
            </w:pPr>
            <w:r>
              <w:rPr>
                <w:rFonts w:asciiTheme="minorHAnsi" w:eastAsiaTheme="minorEastAsia" w:hAnsiTheme="minorHAnsi" w:cstheme="minorBidi"/>
                <w:color w:val="000000" w:themeColor="text1"/>
                <w:lang w:eastAsia="en-IN"/>
              </w:rPr>
              <w:t>MongoDB, MySQL, SQLite, PostgreSQL</w:t>
            </w:r>
          </w:p>
        </w:tc>
        <w:tc>
          <w:tcPr>
            <w:tcW w:w="993" w:type="pct"/>
          </w:tcPr>
          <w:p w14:paraId="7BE53D31" w14:textId="77777777" w:rsidR="00FE737B" w:rsidRDefault="00FE737B" w:rsidP="006872A5">
            <w:pPr>
              <w:spacing w:after="0" w:line="240" w:lineRule="auto"/>
              <w:rPr>
                <w:rFonts w:asciiTheme="minorHAnsi" w:eastAsiaTheme="minorEastAsia" w:hAnsiTheme="minorHAnsi" w:cstheme="minorBidi"/>
                <w:color w:val="000000" w:themeColor="text1"/>
                <w:szCs w:val="24"/>
                <w:lang w:eastAsia="en-IN"/>
              </w:rPr>
            </w:pPr>
            <w:r>
              <w:rPr>
                <w:rFonts w:asciiTheme="minorHAnsi" w:eastAsiaTheme="minorEastAsia" w:hAnsiTheme="minorHAnsi" w:cstheme="minorBidi"/>
                <w:color w:val="000000" w:themeColor="text1"/>
                <w:szCs w:val="24"/>
                <w:lang w:eastAsia="en-IN"/>
              </w:rPr>
              <w:t>Beginner</w:t>
            </w:r>
          </w:p>
        </w:tc>
      </w:tr>
      <w:tr w:rsidR="00FE737B" w:rsidRPr="00FD5887" w14:paraId="70B16D4E" w14:textId="77777777" w:rsidTr="30BBE704">
        <w:trPr>
          <w:trHeight w:val="315"/>
        </w:trPr>
        <w:tc>
          <w:tcPr>
            <w:tcW w:w="1411" w:type="pct"/>
            <w:noWrap/>
            <w:hideMark/>
          </w:tcPr>
          <w:p w14:paraId="7D2DE4A0" w14:textId="77777777" w:rsidR="00FE737B" w:rsidRPr="00FD5887" w:rsidRDefault="00FE737B" w:rsidP="006872A5">
            <w:pPr>
              <w:spacing w:after="0" w:line="240" w:lineRule="auto"/>
              <w:rPr>
                <w:rFonts w:asciiTheme="minorHAnsi" w:hAnsiTheme="minorHAnsi" w:cs="Arial"/>
                <w:b/>
                <w:bCs/>
                <w:color w:val="000000"/>
                <w:szCs w:val="24"/>
                <w:lang w:val="en-IN" w:eastAsia="en-IN"/>
              </w:rPr>
            </w:pPr>
            <w:r>
              <w:rPr>
                <w:rFonts w:asciiTheme="minorHAnsi" w:eastAsiaTheme="minorEastAsia" w:hAnsiTheme="minorHAnsi" w:cstheme="minorBidi"/>
                <w:b/>
                <w:bCs/>
                <w:color w:val="000000" w:themeColor="text1"/>
                <w:szCs w:val="24"/>
                <w:lang w:eastAsia="en-IN"/>
              </w:rPr>
              <w:t>OS</w:t>
            </w:r>
          </w:p>
        </w:tc>
        <w:tc>
          <w:tcPr>
            <w:tcW w:w="149" w:type="pct"/>
            <w:noWrap/>
            <w:hideMark/>
          </w:tcPr>
          <w:p w14:paraId="64A8D0A6" w14:textId="77777777" w:rsidR="00FE737B" w:rsidRPr="00FD5887" w:rsidRDefault="00FE737B" w:rsidP="006872A5">
            <w:pPr>
              <w:spacing w:after="0" w:line="240" w:lineRule="auto"/>
              <w:jc w:val="center"/>
              <w:rPr>
                <w:rFonts w:asciiTheme="minorHAnsi" w:hAnsiTheme="minorHAnsi" w:cs="Arial"/>
                <w:b/>
                <w:bCs/>
                <w:color w:val="000000"/>
                <w:szCs w:val="24"/>
                <w:lang w:val="en-IN" w:eastAsia="en-IN"/>
              </w:rPr>
            </w:pPr>
            <w:r>
              <w:rPr>
                <w:rFonts w:asciiTheme="minorHAnsi" w:eastAsiaTheme="minorEastAsia" w:hAnsiTheme="minorHAnsi" w:cstheme="minorBidi"/>
                <w:b/>
                <w:bCs/>
                <w:color w:val="000000" w:themeColor="text1"/>
                <w:szCs w:val="24"/>
                <w:lang w:val="en-IN" w:eastAsia="en-IN"/>
              </w:rPr>
              <w:t>:</w:t>
            </w:r>
          </w:p>
        </w:tc>
        <w:tc>
          <w:tcPr>
            <w:tcW w:w="2447" w:type="pct"/>
            <w:hideMark/>
          </w:tcPr>
          <w:p w14:paraId="3B595A54" w14:textId="50ED1592" w:rsidR="00FE737B" w:rsidRPr="00FD5887" w:rsidRDefault="30BBE704" w:rsidP="30BBE704">
            <w:pPr>
              <w:spacing w:after="0" w:line="240" w:lineRule="auto"/>
              <w:rPr>
                <w:rFonts w:asciiTheme="minorHAnsi" w:hAnsiTheme="minorHAnsi" w:cs="Arial"/>
                <w:color w:val="000000"/>
                <w:lang w:val="en-IN" w:eastAsia="en-IN"/>
              </w:rPr>
            </w:pPr>
            <w:del w:id="9051" w:author="Claude" w:date="2026-06-10T00:00:00Z">
              <w:r>
                <w:rPr>
                  <w:rFonts w:cs="Arial"/>
                  <w:color w:val="000000" w:themeColor="text1"/>
                  <w:sz w:val="22"/>
                  <w:lang w:val="en-IN" w:eastAsia="en-IN"/>
                </w:rPr>
                <w:delText xml:space="preserve">Windows 95, 98, XP, Vista, 7, 8, 8.1, 10, 11, Linux (Fedora, Ubuntu), </w:delText>
              </w:r>
            </w:del>
            <w:r>
              <w:rPr>
                <w:rFonts w:asciiTheme="minorHAnsi" w:eastAsiaTheme="minorEastAsia" w:hAnsiTheme="minorHAnsi" w:cstheme="minorBidi"/>
                <w:color w:val="000000" w:themeColor="text1"/>
                <w:lang w:val="en-IN" w:eastAsia="en-IN"/>
              </w:rPr>
              <w:t>Windows, Linux, Raspberry Pi, MacOS</w:t>
            </w:r>
          </w:p>
        </w:tc>
        <w:tc>
          <w:tcPr>
            <w:tcW w:w="993" w:type="pct"/>
          </w:tcPr>
          <w:p w14:paraId="6DEB232D" w14:textId="77777777" w:rsidR="00FE737B" w:rsidRPr="00FD5887" w:rsidRDefault="00FE737B" w:rsidP="006872A5">
            <w:pPr>
              <w:spacing w:after="0" w:line="240" w:lineRule="auto"/>
              <w:rPr>
                <w:rFonts w:asciiTheme="minorHAnsi" w:eastAsiaTheme="minorEastAsia" w:hAnsiTheme="minorHAnsi" w:cstheme="minorBidi"/>
                <w:color w:val="000000" w:themeColor="text1"/>
                <w:szCs w:val="24"/>
                <w:lang w:val="en-IN" w:eastAsia="en-IN"/>
              </w:rPr>
            </w:pPr>
            <w:r>
              <w:rPr>
                <w:rFonts w:asciiTheme="minorHAnsi" w:eastAsiaTheme="minorEastAsia" w:hAnsiTheme="minorHAnsi" w:cstheme="minorBidi"/>
                <w:color w:val="000000" w:themeColor="text1"/>
                <w:szCs w:val="24"/>
                <w:lang w:val="en-IN" w:eastAsia="en-IN"/>
              </w:rPr>
              <w:t>Expert</w:t>
            </w:r>
          </w:p>
        </w:tc>
      </w:tr>
      <w:tr w:rsidR="00377CF0" w14:paraId="2803025A" w14:textId="77777777" w:rsidTr="30BBE704">
        <w:trPr>
          <w:trHeight w:val="315"/>
        </w:trPr>
        <w:tc>
          <w:tcPr>
            <w:tcW w:w="1411" w:type="pct"/>
            <w:noWrap/>
          </w:tcPr>
          <w:p w14:paraId="1776D36D" w14:textId="77777777" w:rsidR="00377CF0" w:rsidRPr="00FD5887" w:rsidRDefault="00377CF0" w:rsidP="006872A5">
            <w:pPr>
              <w:spacing w:after="0" w:line="240" w:lineRule="auto"/>
              <w:rPr>
                <w:rFonts w:asciiTheme="minorHAnsi" w:eastAsiaTheme="minorEastAsia" w:hAnsiTheme="minorHAnsi" w:cstheme="minorBidi"/>
                <w:b/>
                <w:bCs/>
                <w:color w:val="000000" w:themeColor="text1"/>
                <w:szCs w:val="24"/>
                <w:lang w:eastAsia="en-IN"/>
              </w:rPr>
            </w:pPr>
            <w:r>
              <w:rPr>
                <w:rFonts w:asciiTheme="minorHAnsi" w:eastAsiaTheme="minorEastAsia" w:hAnsiTheme="minorHAnsi" w:cstheme="minorBidi"/>
                <w:b/>
                <w:bCs/>
                <w:color w:val="000000" w:themeColor="text1"/>
                <w:szCs w:val="24"/>
                <w:lang w:eastAsia="en-IN"/>
              </w:rPr>
              <w:t>Software Misc</w:t>
            </w:r>
          </w:p>
        </w:tc>
        <w:tc>
          <w:tcPr>
            <w:tcW w:w="149" w:type="pct"/>
            <w:noWrap/>
          </w:tcPr>
          <w:p w14:paraId="4499AF79" w14:textId="77777777" w:rsidR="00377CF0" w:rsidRPr="00FD5887" w:rsidRDefault="00377CF0" w:rsidP="006872A5">
            <w:pPr>
              <w:spacing w:after="0" w:line="240" w:lineRule="auto"/>
              <w:jc w:val="center"/>
              <w:rPr>
                <w:rFonts w:asciiTheme="minorHAnsi" w:eastAsiaTheme="minorEastAsia" w:hAnsiTheme="minorHAnsi" w:cstheme="minorBidi"/>
                <w:b/>
                <w:bCs/>
                <w:color w:val="000000" w:themeColor="text1"/>
                <w:szCs w:val="24"/>
                <w:lang w:val="en-IN" w:eastAsia="en-IN"/>
              </w:rPr>
            </w:pPr>
            <w:r>
              <w:rPr>
                <w:rFonts w:asciiTheme="minorHAnsi" w:eastAsiaTheme="minorEastAsia" w:hAnsiTheme="minorHAnsi" w:cstheme="minorBidi"/>
                <w:b/>
                <w:bCs/>
                <w:color w:val="000000" w:themeColor="text1"/>
                <w:szCs w:val="24"/>
                <w:lang w:val="en-IN" w:eastAsia="en-IN"/>
              </w:rPr>
              <w:t>:</w:t>
            </w:r>
          </w:p>
        </w:tc>
        <w:tc>
          <w:tcPr>
            <w:tcW w:w="2447" w:type="pct"/>
            <w:noWrap/>
          </w:tcPr>
          <w:p w14:paraId="56ED9B9C" w14:textId="77777777" w:rsidR="00377CF0" w:rsidRPr="00FD5887" w:rsidRDefault="00377CF0" w:rsidP="006872A5">
            <w:pPr>
              <w:spacing w:after="0" w:line="240" w:lineRule="auto"/>
              <w:rPr>
                <w:rFonts w:asciiTheme="minorHAnsi" w:eastAsiaTheme="minorEastAsia" w:hAnsiTheme="minorHAnsi" w:cstheme="minorBidi"/>
                <w:color w:val="000000" w:themeColor="text1"/>
                <w:szCs w:val="24"/>
                <w:lang w:eastAsia="en-IN"/>
              </w:rPr>
            </w:pPr>
            <w:r>
              <w:rPr>
                <w:rFonts w:asciiTheme="minorHAnsi" w:eastAsiaTheme="minorEastAsia" w:hAnsiTheme="minorHAnsi" w:cstheme="minorBidi"/>
                <w:color w:val="000000" w:themeColor="text1"/>
                <w:szCs w:val="24"/>
                <w:lang w:val="en-IN" w:eastAsia="en-IN"/>
              </w:rPr>
              <w:t xml:space="preserve">Photoshop, GIT, GitHub, Jira, Arena, </w:t>
            </w:r>
            <w:r>
              <w:rPr>
                <w:rFonts w:asciiTheme="minorHAnsi" w:eastAsiaTheme="minorEastAsia" w:hAnsiTheme="minorHAnsi" w:cstheme="minorBidi"/>
                <w:color w:val="000000" w:themeColor="text1"/>
                <w:szCs w:val="24"/>
                <w:lang w:eastAsia="en-IN"/>
              </w:rPr>
              <w:t xml:space="preserve">MS Office, </w:t>
            </w:r>
            <w:r>
              <w:rPr>
                <w:rFonts w:asciiTheme="minorHAnsi" w:eastAsiaTheme="minorEastAsia" w:hAnsiTheme="minorHAnsi" w:cstheme="minorBidi"/>
                <w:color w:val="000000" w:themeColor="text1"/>
                <w:szCs w:val="24"/>
                <w:lang w:val="en-IN" w:eastAsia="en-IN"/>
              </w:rPr>
              <w:t>CorelDraw</w:t>
            </w:r>
          </w:p>
        </w:tc>
        <w:tc>
          <w:tcPr>
            <w:tcW w:w="993" w:type="pct"/>
          </w:tcPr>
          <w:p w14:paraId="747783AA" w14:textId="77777777" w:rsidR="00377CF0" w:rsidRDefault="00377CF0" w:rsidP="006872A5">
            <w:pPr>
              <w:spacing w:after="0" w:line="240" w:lineRule="auto"/>
              <w:rPr>
                <w:rFonts w:asciiTheme="minorHAnsi" w:eastAsiaTheme="minorEastAsia" w:hAnsiTheme="minorHAnsi" w:cstheme="minorBidi"/>
                <w:color w:val="000000" w:themeColor="text1"/>
                <w:szCs w:val="24"/>
                <w:lang w:eastAsia="en-IN"/>
              </w:rPr>
            </w:pPr>
            <w:r>
              <w:rPr>
                <w:rFonts w:asciiTheme="minorHAnsi" w:eastAsiaTheme="minorEastAsia" w:hAnsiTheme="minorHAnsi" w:cstheme="minorBidi"/>
                <w:color w:val="000000" w:themeColor="text1"/>
                <w:szCs w:val="24"/>
                <w:lang w:eastAsia="en-IN"/>
              </w:rPr>
              <w:t>Intermediate</w:t>
            </w:r>
          </w:p>
        </w:tc>
      </w:tr>
      <w:tr w:rsidR="00377CF0" w:rsidRPr="00FD5887" w14:paraId="0AAE64A5" w14:textId="77777777" w:rsidTr="30BBE704">
        <w:trPr>
          <w:trHeight w:val="315"/>
        </w:trPr>
        <w:tc>
          <w:tcPr>
            <w:tcW w:w="1411" w:type="pct"/>
            <w:noWrap/>
          </w:tcPr>
          <w:p w14:paraId="7FA62493" w14:textId="77777777" w:rsidR="00377CF0" w:rsidRDefault="00377CF0" w:rsidP="006872A5">
            <w:pPr>
              <w:spacing w:after="0" w:line="240" w:lineRule="auto"/>
              <w:rPr>
                <w:rFonts w:asciiTheme="minorHAnsi" w:eastAsiaTheme="minorEastAsia" w:hAnsiTheme="minorHAnsi" w:cstheme="minorBidi"/>
                <w:b/>
                <w:bCs/>
                <w:color w:val="000000" w:themeColor="text1"/>
                <w:szCs w:val="24"/>
                <w:lang w:val="en-IN" w:eastAsia="en-IN"/>
              </w:rPr>
            </w:pPr>
            <w:r>
              <w:rPr>
                <w:rFonts w:asciiTheme="minorHAnsi" w:eastAsiaTheme="minorEastAsia" w:hAnsiTheme="minorHAnsi" w:cstheme="minorBidi"/>
                <w:b/>
                <w:bCs/>
                <w:color w:val="000000" w:themeColor="text1"/>
                <w:szCs w:val="24"/>
                <w:lang w:val="en-IN" w:eastAsia="en-IN"/>
              </w:rPr>
              <w:t>Documentation</w:t>
            </w:r>
          </w:p>
        </w:tc>
        <w:tc>
          <w:tcPr>
            <w:tcW w:w="149" w:type="pct"/>
            <w:noWrap/>
          </w:tcPr>
          <w:p w14:paraId="23D60EB8" w14:textId="77777777" w:rsidR="00377CF0" w:rsidRDefault="00377CF0" w:rsidP="006872A5">
            <w:pPr>
              <w:spacing w:after="0" w:line="240" w:lineRule="auto"/>
              <w:jc w:val="center"/>
              <w:rPr>
                <w:rFonts w:asciiTheme="minorHAnsi" w:eastAsiaTheme="minorEastAsia" w:hAnsiTheme="minorHAnsi" w:cstheme="minorBidi"/>
                <w:b/>
                <w:bCs/>
                <w:color w:val="000000" w:themeColor="text1"/>
                <w:szCs w:val="24"/>
                <w:lang w:val="en-IN" w:eastAsia="en-IN"/>
              </w:rPr>
            </w:pPr>
            <w:r>
              <w:rPr>
                <w:rFonts w:asciiTheme="minorHAnsi" w:eastAsiaTheme="minorEastAsia" w:hAnsiTheme="minorHAnsi" w:cstheme="minorBidi"/>
                <w:b/>
                <w:bCs/>
                <w:color w:val="000000" w:themeColor="text1"/>
                <w:szCs w:val="24"/>
                <w:lang w:val="en-IN" w:eastAsia="en-IN"/>
              </w:rPr>
              <w:t>:</w:t>
            </w:r>
          </w:p>
        </w:tc>
        <w:tc>
          <w:tcPr>
            <w:tcW w:w="2447" w:type="pct"/>
            <w:noWrap/>
          </w:tcPr>
          <w:p w14:paraId="65FF714C" w14:textId="77777777" w:rsidR="00377CF0" w:rsidRDefault="00377CF0" w:rsidP="006872A5">
            <w:pPr>
              <w:spacing w:after="0" w:line="240" w:lineRule="auto"/>
              <w:rPr>
                <w:rFonts w:asciiTheme="minorHAnsi" w:eastAsiaTheme="minorEastAsia" w:hAnsiTheme="minorHAnsi" w:cstheme="minorBidi"/>
                <w:color w:val="000000" w:themeColor="text1"/>
                <w:szCs w:val="24"/>
                <w:lang w:eastAsia="en-IN"/>
              </w:rPr>
            </w:pPr>
            <w:r>
              <w:rPr>
                <w:rFonts w:asciiTheme="minorHAnsi" w:eastAsiaTheme="minorEastAsia" w:hAnsiTheme="minorHAnsi" w:cstheme="minorBidi"/>
                <w:color w:val="000000" w:themeColor="text1"/>
                <w:szCs w:val="24"/>
                <w:lang w:eastAsia="en-IN"/>
              </w:rPr>
              <w:t>MS Office (Excel, Word, PowerPoint, Access, Visio)</w:t>
            </w:r>
          </w:p>
        </w:tc>
        <w:tc>
          <w:tcPr>
            <w:tcW w:w="993" w:type="pct"/>
          </w:tcPr>
          <w:p w14:paraId="13AA6341" w14:textId="77777777" w:rsidR="00377CF0" w:rsidRDefault="00377CF0" w:rsidP="006872A5">
            <w:pPr>
              <w:spacing w:after="0" w:line="240" w:lineRule="auto"/>
              <w:rPr>
                <w:rFonts w:asciiTheme="minorHAnsi" w:eastAsiaTheme="minorEastAsia" w:hAnsiTheme="minorHAnsi" w:cstheme="minorBidi"/>
                <w:color w:val="000000" w:themeColor="text1"/>
                <w:szCs w:val="24"/>
                <w:lang w:eastAsia="en-IN"/>
              </w:rPr>
            </w:pPr>
            <w:r>
              <w:rPr>
                <w:rFonts w:asciiTheme="minorHAnsi" w:eastAsiaTheme="minorEastAsia" w:hAnsiTheme="minorHAnsi" w:cstheme="minorBidi"/>
                <w:color w:val="000000" w:themeColor="text1"/>
                <w:szCs w:val="24"/>
                <w:lang w:eastAsia="en-IN"/>
              </w:rPr>
              <w:t>Expert</w:t>
            </w:r>
          </w:p>
        </w:tc>
      </w:tr>
      <w:tr w:rsidR="00E47BC7" w14:paraId="39E8FD92" w14:textId="77777777" w:rsidTr="30BBE704">
        <w:trPr>
          <w:trHeight w:val="330"/>
        </w:trPr>
        <w:tc>
          <w:tcPr>
            <w:tcW w:w="5000" w:type="pct"/>
            <w:gridSpan w:val="4"/>
            <w:noWrap/>
          </w:tcPr>
          <w:p w14:paraId="4A870C20" w14:textId="38C6BF1C" w:rsidR="00E47BC7" w:rsidRDefault="00E47BC7" w:rsidP="006872A5">
            <w:pPr>
              <w:spacing w:after="0" w:line="240" w:lineRule="auto"/>
              <w:rPr>
                <w:rFonts w:asciiTheme="minorHAnsi" w:eastAsiaTheme="minorEastAsia" w:hAnsiTheme="minorHAnsi" w:cstheme="minorBidi"/>
                <w:color w:val="000000" w:themeColor="text1"/>
                <w:szCs w:val="24"/>
                <w:lang w:eastAsia="en-IN"/>
              </w:rPr>
            </w:pPr>
            <w:r>
              <w:rPr>
                <w:rFonts w:asciiTheme="minorHAnsi" w:eastAsiaTheme="minorEastAsia" w:hAnsiTheme="minorHAnsi" w:cstheme="minorBidi"/>
                <w:b/>
                <w:bCs/>
                <w:color w:val="000000" w:themeColor="text1"/>
                <w:szCs w:val="24"/>
                <w:lang w:eastAsia="en-IN"/>
              </w:rPr>
              <w:t>MECHANICAL</w:t>
            </w:r>
          </w:p>
        </w:tc>
      </w:tr>
      <w:tr w:rsidR="00FE737B" w:rsidRPr="00FD5887" w14:paraId="02E1CC45" w14:textId="77777777" w:rsidTr="30BBE704">
        <w:trPr>
          <w:trHeight w:val="330"/>
        </w:trPr>
        <w:tc>
          <w:tcPr>
            <w:tcW w:w="1411" w:type="pct"/>
            <w:noWrap/>
            <w:hideMark/>
          </w:tcPr>
          <w:p w14:paraId="37079C4D" w14:textId="7B5D0FD8" w:rsidR="00FE737B" w:rsidRPr="00FD5887" w:rsidRDefault="00FE737B" w:rsidP="006872A5">
            <w:pPr>
              <w:spacing w:after="0" w:line="240" w:lineRule="auto"/>
              <w:rPr>
                <w:rFonts w:asciiTheme="minorHAnsi" w:hAnsiTheme="minorHAnsi" w:cs="Arial"/>
                <w:b/>
                <w:bCs/>
                <w:color w:val="000000"/>
                <w:szCs w:val="24"/>
                <w:lang w:val="en-IN" w:eastAsia="en-IN"/>
              </w:rPr>
            </w:pPr>
            <w:r>
              <w:rPr>
                <w:rFonts w:asciiTheme="minorHAnsi" w:eastAsiaTheme="minorEastAsia" w:hAnsiTheme="minorHAnsi" w:cstheme="minorBidi"/>
                <w:b/>
                <w:bCs/>
                <w:color w:val="000000" w:themeColor="text1"/>
                <w:szCs w:val="24"/>
                <w:lang w:eastAsia="en-IN"/>
              </w:rPr>
              <w:t>Design</w:t>
            </w:r>
          </w:p>
        </w:tc>
        <w:tc>
          <w:tcPr>
            <w:tcW w:w="149" w:type="pct"/>
            <w:noWrap/>
            <w:hideMark/>
          </w:tcPr>
          <w:p w14:paraId="3A040A7E" w14:textId="77777777" w:rsidR="00FE737B" w:rsidRPr="00FD5887" w:rsidRDefault="00FE737B" w:rsidP="006872A5">
            <w:pPr>
              <w:spacing w:after="0" w:line="240" w:lineRule="auto"/>
              <w:jc w:val="center"/>
              <w:rPr>
                <w:rFonts w:asciiTheme="minorHAnsi" w:hAnsiTheme="minorHAnsi" w:cs="Arial"/>
                <w:b/>
                <w:bCs/>
                <w:color w:val="000000"/>
                <w:szCs w:val="24"/>
                <w:lang w:val="en-IN" w:eastAsia="en-IN"/>
              </w:rPr>
            </w:pPr>
            <w:r>
              <w:rPr>
                <w:rFonts w:asciiTheme="minorHAnsi" w:eastAsiaTheme="minorEastAsia" w:hAnsiTheme="minorHAnsi" w:cstheme="minorBidi"/>
                <w:b/>
                <w:bCs/>
                <w:color w:val="000000" w:themeColor="text1"/>
                <w:szCs w:val="24"/>
                <w:lang w:val="en-IN" w:eastAsia="en-IN"/>
              </w:rPr>
              <w:t>:</w:t>
            </w:r>
          </w:p>
        </w:tc>
        <w:tc>
          <w:tcPr>
            <w:tcW w:w="2447" w:type="pct"/>
            <w:hideMark/>
          </w:tcPr>
          <w:p w14:paraId="4813596B" w14:textId="77777777" w:rsidR="00FE737B" w:rsidRPr="00FD5887" w:rsidRDefault="00FE737B" w:rsidP="006872A5">
            <w:pPr>
              <w:spacing w:after="0" w:line="240" w:lineRule="auto"/>
              <w:rPr>
                <w:rFonts w:asciiTheme="minorHAnsi" w:hAnsiTheme="minorHAnsi" w:cs="Arial"/>
                <w:color w:val="000000"/>
                <w:szCs w:val="24"/>
                <w:lang w:val="en-IN" w:eastAsia="en-IN"/>
              </w:rPr>
            </w:pPr>
            <w:r>
              <w:rPr>
                <w:rFonts w:asciiTheme="minorHAnsi" w:eastAsiaTheme="minorEastAsia" w:hAnsiTheme="minorHAnsi" w:cstheme="minorBidi"/>
                <w:color w:val="000000" w:themeColor="text1"/>
                <w:szCs w:val="24"/>
                <w:lang w:eastAsia="en-IN"/>
              </w:rPr>
              <w:t>CATIA V5, Siemens NX, Autodesk Inventor, AutoCAD, Solid Edge, Pro-E</w:t>
            </w:r>
          </w:p>
        </w:tc>
        <w:tc>
          <w:tcPr>
            <w:tcW w:w="993" w:type="pct"/>
          </w:tcPr>
          <w:p w14:paraId="295A28F3" w14:textId="77777777" w:rsidR="00FE737B" w:rsidRPr="00FD5887" w:rsidRDefault="00FE737B" w:rsidP="006872A5">
            <w:pPr>
              <w:spacing w:after="0" w:line="240" w:lineRule="auto"/>
              <w:rPr>
                <w:rFonts w:asciiTheme="minorHAnsi" w:eastAsiaTheme="minorEastAsia" w:hAnsiTheme="minorHAnsi" w:cstheme="minorBidi"/>
                <w:color w:val="000000" w:themeColor="text1"/>
                <w:szCs w:val="24"/>
                <w:lang w:eastAsia="en-IN"/>
              </w:rPr>
            </w:pPr>
            <w:r>
              <w:rPr>
                <w:rFonts w:asciiTheme="minorHAnsi" w:eastAsiaTheme="minorEastAsia" w:hAnsiTheme="minorHAnsi" w:cstheme="minorBidi"/>
                <w:color w:val="000000" w:themeColor="text1"/>
                <w:szCs w:val="24"/>
                <w:lang w:eastAsia="en-IN"/>
              </w:rPr>
              <w:t>Expert</w:t>
            </w:r>
          </w:p>
        </w:tc>
      </w:tr>
      <w:tr w:rsidR="00FE737B" w:rsidRPr="00FD5887" w14:paraId="03ED7707" w14:textId="77777777" w:rsidTr="30BBE704">
        <w:trPr>
          <w:trHeight w:val="315"/>
        </w:trPr>
        <w:tc>
          <w:tcPr>
            <w:tcW w:w="1411" w:type="pct"/>
            <w:noWrap/>
          </w:tcPr>
          <w:p w14:paraId="2B662C50" w14:textId="3C35C72F" w:rsidR="00FE737B" w:rsidRPr="00FD5887" w:rsidRDefault="00FE737B" w:rsidP="006872A5">
            <w:pPr>
              <w:spacing w:after="0" w:line="240" w:lineRule="auto"/>
              <w:rPr>
                <w:rFonts w:asciiTheme="minorHAnsi" w:hAnsiTheme="minorHAnsi" w:cs="Arial"/>
                <w:b/>
                <w:bCs/>
                <w:color w:val="000000"/>
                <w:szCs w:val="24"/>
                <w:lang w:val="en-IN" w:eastAsia="en-IN"/>
              </w:rPr>
            </w:pPr>
            <w:r>
              <w:rPr>
                <w:rFonts w:asciiTheme="minorHAnsi" w:eastAsiaTheme="minorEastAsia" w:hAnsiTheme="minorHAnsi" w:cstheme="minorBidi"/>
                <w:b/>
                <w:bCs/>
                <w:color w:val="000000" w:themeColor="text1"/>
                <w:szCs w:val="24"/>
                <w:lang w:val="en-IN" w:eastAsia="en-IN"/>
              </w:rPr>
              <w:t>Analysis</w:t>
            </w:r>
          </w:p>
        </w:tc>
        <w:tc>
          <w:tcPr>
            <w:tcW w:w="149" w:type="pct"/>
            <w:noWrap/>
          </w:tcPr>
          <w:p w14:paraId="09BECA37" w14:textId="77777777" w:rsidR="00FE737B" w:rsidRPr="00FD5887" w:rsidRDefault="00FE737B" w:rsidP="006872A5">
            <w:pPr>
              <w:spacing w:after="0" w:line="240" w:lineRule="auto"/>
              <w:jc w:val="center"/>
              <w:rPr>
                <w:rFonts w:asciiTheme="minorHAnsi" w:hAnsiTheme="minorHAnsi" w:cs="Arial"/>
                <w:b/>
                <w:bCs/>
                <w:color w:val="000000"/>
                <w:szCs w:val="24"/>
                <w:lang w:val="en-IN" w:eastAsia="en-IN"/>
              </w:rPr>
            </w:pPr>
            <w:r>
              <w:rPr>
                <w:rFonts w:asciiTheme="minorHAnsi" w:eastAsiaTheme="minorEastAsia" w:hAnsiTheme="minorHAnsi" w:cstheme="minorBidi"/>
                <w:b/>
                <w:bCs/>
                <w:color w:val="000000" w:themeColor="text1"/>
                <w:szCs w:val="24"/>
                <w:lang w:val="en-IN" w:eastAsia="en-IN"/>
              </w:rPr>
              <w:t>:</w:t>
            </w:r>
          </w:p>
        </w:tc>
        <w:tc>
          <w:tcPr>
            <w:tcW w:w="2447" w:type="pct"/>
            <w:noWrap/>
          </w:tcPr>
          <w:p w14:paraId="77605F97" w14:textId="77777777" w:rsidR="00FE737B" w:rsidRPr="00FD5887" w:rsidRDefault="00FE737B" w:rsidP="006872A5">
            <w:pPr>
              <w:spacing w:after="0" w:line="240" w:lineRule="auto"/>
              <w:rPr>
                <w:rFonts w:asciiTheme="minorHAnsi" w:hAnsiTheme="minorHAnsi" w:cs="Arial"/>
                <w:color w:val="000000"/>
                <w:szCs w:val="24"/>
                <w:lang w:val="en-IN" w:eastAsia="en-IN"/>
              </w:rPr>
            </w:pPr>
            <w:r>
              <w:rPr>
                <w:rFonts w:asciiTheme="minorHAnsi" w:eastAsiaTheme="minorEastAsia" w:hAnsiTheme="minorHAnsi" w:cstheme="minorBidi"/>
                <w:color w:val="000000" w:themeColor="text1"/>
                <w:szCs w:val="24"/>
                <w:lang w:eastAsia="en-IN"/>
              </w:rPr>
              <w:t>Ansys, MSC Nastran/Patran, Abaqus</w:t>
            </w:r>
          </w:p>
        </w:tc>
        <w:tc>
          <w:tcPr>
            <w:tcW w:w="993" w:type="pct"/>
          </w:tcPr>
          <w:p w14:paraId="47402C3A" w14:textId="77777777" w:rsidR="00FE737B" w:rsidRPr="00FD5887" w:rsidRDefault="00FE737B" w:rsidP="006872A5">
            <w:pPr>
              <w:spacing w:after="0" w:line="240" w:lineRule="auto"/>
              <w:rPr>
                <w:rFonts w:asciiTheme="minorHAnsi" w:eastAsiaTheme="minorEastAsia" w:hAnsiTheme="minorHAnsi" w:cstheme="minorBidi"/>
                <w:color w:val="000000" w:themeColor="text1"/>
                <w:szCs w:val="24"/>
                <w:lang w:eastAsia="en-IN"/>
              </w:rPr>
            </w:pPr>
            <w:r>
              <w:rPr>
                <w:rFonts w:asciiTheme="minorHAnsi" w:eastAsiaTheme="minorEastAsia" w:hAnsiTheme="minorHAnsi" w:cstheme="minorBidi"/>
                <w:color w:val="000000" w:themeColor="text1"/>
                <w:szCs w:val="24"/>
                <w:lang w:eastAsia="en-IN"/>
              </w:rPr>
              <w:t>Intermediate</w:t>
            </w:r>
          </w:p>
        </w:tc>
      </w:tr>
      <w:tr w:rsidR="00FE737B" w:rsidRPr="00FD5887" w14:paraId="56038E8C" w14:textId="77777777" w:rsidTr="30BBE704">
        <w:trPr>
          <w:trHeight w:val="315"/>
        </w:trPr>
        <w:tc>
          <w:tcPr>
            <w:tcW w:w="1411" w:type="pct"/>
            <w:noWrap/>
          </w:tcPr>
          <w:p w14:paraId="47FC05BC" w14:textId="77777777" w:rsidR="00FE737B" w:rsidRDefault="00FE737B" w:rsidP="006872A5">
            <w:pPr>
              <w:spacing w:after="0" w:line="240" w:lineRule="auto"/>
              <w:rPr>
                <w:rFonts w:asciiTheme="minorHAnsi" w:eastAsiaTheme="minorEastAsia" w:hAnsiTheme="minorHAnsi" w:cstheme="minorBidi"/>
                <w:b/>
                <w:bCs/>
                <w:color w:val="000000" w:themeColor="text1"/>
                <w:szCs w:val="24"/>
                <w:lang w:val="en-IN" w:eastAsia="en-IN"/>
              </w:rPr>
            </w:pPr>
            <w:r>
              <w:rPr>
                <w:rFonts w:asciiTheme="minorHAnsi" w:eastAsiaTheme="minorEastAsia" w:hAnsiTheme="minorHAnsi" w:cstheme="minorBidi"/>
                <w:b/>
                <w:bCs/>
                <w:color w:val="000000" w:themeColor="text1"/>
                <w:szCs w:val="24"/>
                <w:lang w:val="en-IN" w:eastAsia="en-IN"/>
              </w:rPr>
              <w:t>PDM</w:t>
            </w:r>
          </w:p>
        </w:tc>
        <w:tc>
          <w:tcPr>
            <w:tcW w:w="149" w:type="pct"/>
            <w:noWrap/>
          </w:tcPr>
          <w:p w14:paraId="2A74CDFF" w14:textId="77777777" w:rsidR="00FE737B" w:rsidRPr="00FD5887" w:rsidRDefault="00FE737B" w:rsidP="006872A5">
            <w:pPr>
              <w:spacing w:after="0" w:line="240" w:lineRule="auto"/>
              <w:jc w:val="center"/>
              <w:rPr>
                <w:rFonts w:asciiTheme="minorHAnsi" w:eastAsiaTheme="minorEastAsia" w:hAnsiTheme="minorHAnsi" w:cstheme="minorBidi"/>
                <w:b/>
                <w:bCs/>
                <w:color w:val="000000" w:themeColor="text1"/>
                <w:szCs w:val="24"/>
                <w:lang w:val="en-IN" w:eastAsia="en-IN"/>
              </w:rPr>
            </w:pPr>
            <w:r>
              <w:rPr>
                <w:rFonts w:asciiTheme="minorHAnsi" w:eastAsiaTheme="minorEastAsia" w:hAnsiTheme="minorHAnsi" w:cstheme="minorBidi"/>
                <w:b/>
                <w:bCs/>
                <w:color w:val="000000" w:themeColor="text1"/>
                <w:szCs w:val="24"/>
                <w:lang w:val="en-IN" w:eastAsia="en-IN"/>
              </w:rPr>
              <w:t>:</w:t>
            </w:r>
          </w:p>
        </w:tc>
        <w:tc>
          <w:tcPr>
            <w:tcW w:w="2447" w:type="pct"/>
            <w:noWrap/>
          </w:tcPr>
          <w:p w14:paraId="5E0F7B2A" w14:textId="77777777" w:rsidR="00FE737B" w:rsidRPr="00FD5887" w:rsidRDefault="00FE737B" w:rsidP="006872A5">
            <w:pPr>
              <w:spacing w:after="0" w:line="240" w:lineRule="auto"/>
              <w:rPr>
                <w:rFonts w:asciiTheme="minorHAnsi" w:eastAsiaTheme="minorEastAsia" w:hAnsiTheme="minorHAnsi" w:cstheme="minorBidi"/>
                <w:color w:val="000000" w:themeColor="text1"/>
                <w:szCs w:val="24"/>
                <w:lang w:eastAsia="en-IN"/>
              </w:rPr>
            </w:pPr>
            <w:r>
              <w:rPr>
                <w:rFonts w:asciiTheme="minorHAnsi" w:eastAsiaTheme="minorEastAsia" w:hAnsiTheme="minorHAnsi" w:cstheme="minorBidi"/>
                <w:color w:val="000000" w:themeColor="text1"/>
                <w:szCs w:val="24"/>
                <w:lang w:eastAsia="en-IN"/>
              </w:rPr>
              <w:t>PDM Link SSCI, ENNOVIA VPM</w:t>
            </w:r>
          </w:p>
        </w:tc>
        <w:tc>
          <w:tcPr>
            <w:tcW w:w="993" w:type="pct"/>
          </w:tcPr>
          <w:p w14:paraId="12F4D7B2" w14:textId="77777777" w:rsidR="00FE737B" w:rsidRDefault="00FE737B" w:rsidP="006872A5">
            <w:pPr>
              <w:spacing w:after="0" w:line="240" w:lineRule="auto"/>
              <w:rPr>
                <w:rFonts w:asciiTheme="minorHAnsi" w:eastAsiaTheme="minorEastAsia" w:hAnsiTheme="minorHAnsi" w:cstheme="minorBidi"/>
                <w:color w:val="000000" w:themeColor="text1"/>
                <w:szCs w:val="24"/>
                <w:lang w:eastAsia="en-IN"/>
              </w:rPr>
            </w:pPr>
            <w:r>
              <w:rPr>
                <w:rFonts w:asciiTheme="minorHAnsi" w:eastAsiaTheme="minorEastAsia" w:hAnsiTheme="minorHAnsi" w:cstheme="minorBidi"/>
                <w:color w:val="000000" w:themeColor="text1"/>
                <w:szCs w:val="24"/>
                <w:lang w:eastAsia="en-IN"/>
              </w:rPr>
              <w:t>Beginner</w:t>
            </w:r>
          </w:p>
        </w:tc>
      </w:tr>
      <w:tr w:rsidR="00FE737B" w:rsidRPr="00FD5887" w14:paraId="22F1161A" w14:textId="77777777" w:rsidTr="30BBE704">
        <w:trPr>
          <w:trHeight w:val="315"/>
        </w:trPr>
        <w:tc>
          <w:tcPr>
            <w:tcW w:w="1411" w:type="pct"/>
            <w:noWrap/>
            <w:hideMark/>
          </w:tcPr>
          <w:p w14:paraId="61806441" w14:textId="3B8A902A" w:rsidR="00FE737B" w:rsidRPr="00FD5887" w:rsidRDefault="00FE737B" w:rsidP="006872A5">
            <w:pPr>
              <w:spacing w:after="0" w:line="240" w:lineRule="auto"/>
              <w:rPr>
                <w:rFonts w:asciiTheme="minorHAnsi" w:hAnsiTheme="minorHAnsi" w:cs="Arial"/>
                <w:b/>
                <w:bCs/>
                <w:color w:val="000000"/>
                <w:szCs w:val="24"/>
                <w:lang w:val="en-IN" w:eastAsia="en-IN"/>
              </w:rPr>
            </w:pPr>
            <w:r>
              <w:rPr>
                <w:rFonts w:asciiTheme="minorHAnsi" w:eastAsiaTheme="minorEastAsia" w:hAnsiTheme="minorHAnsi" w:cstheme="minorBidi"/>
                <w:b/>
                <w:bCs/>
                <w:color w:val="000000" w:themeColor="text1"/>
                <w:szCs w:val="24"/>
                <w:lang w:eastAsia="en-IN"/>
              </w:rPr>
              <w:t>Hardware</w:t>
            </w:r>
          </w:p>
        </w:tc>
        <w:tc>
          <w:tcPr>
            <w:tcW w:w="149" w:type="pct"/>
            <w:noWrap/>
            <w:hideMark/>
          </w:tcPr>
          <w:p w14:paraId="1592F1D3" w14:textId="77777777" w:rsidR="00FE737B" w:rsidRPr="00FD5887" w:rsidRDefault="00FE737B" w:rsidP="006872A5">
            <w:pPr>
              <w:spacing w:after="0" w:line="240" w:lineRule="auto"/>
              <w:jc w:val="center"/>
              <w:rPr>
                <w:rFonts w:asciiTheme="minorHAnsi" w:hAnsiTheme="minorHAnsi" w:cs="Arial"/>
                <w:b/>
                <w:bCs/>
                <w:color w:val="000000"/>
                <w:szCs w:val="24"/>
                <w:lang w:val="en-IN" w:eastAsia="en-IN"/>
              </w:rPr>
            </w:pPr>
            <w:r>
              <w:rPr>
                <w:rFonts w:asciiTheme="minorHAnsi" w:eastAsiaTheme="minorEastAsia" w:hAnsiTheme="minorHAnsi" w:cstheme="minorBidi"/>
                <w:b/>
                <w:bCs/>
                <w:color w:val="000000" w:themeColor="text1"/>
                <w:szCs w:val="24"/>
                <w:lang w:val="en-IN" w:eastAsia="en-IN"/>
              </w:rPr>
              <w:t>:</w:t>
            </w:r>
          </w:p>
        </w:tc>
        <w:tc>
          <w:tcPr>
            <w:tcW w:w="2447" w:type="pct"/>
            <w:noWrap/>
            <w:hideMark/>
          </w:tcPr>
          <w:p w14:paraId="4153E7D2" w14:textId="77777777" w:rsidR="00FE737B" w:rsidRPr="00FD5887" w:rsidRDefault="00FE737B" w:rsidP="006872A5">
            <w:pPr>
              <w:spacing w:after="0" w:line="240" w:lineRule="auto"/>
              <w:rPr>
                <w:rFonts w:asciiTheme="minorHAnsi" w:hAnsiTheme="minorHAnsi" w:cs="Arial"/>
                <w:color w:val="000000"/>
                <w:szCs w:val="24"/>
                <w:lang w:val="en-IN" w:eastAsia="en-IN"/>
              </w:rPr>
            </w:pPr>
            <w:r>
              <w:rPr>
                <w:rFonts w:asciiTheme="minorHAnsi" w:eastAsiaTheme="minorEastAsia" w:hAnsiTheme="minorHAnsi" w:cstheme="minorBidi"/>
                <w:color w:val="000000" w:themeColor="text1"/>
                <w:szCs w:val="24"/>
                <w:lang w:eastAsia="en-IN"/>
              </w:rPr>
              <w:t>Network &amp; Hardware, Gadget repairs</w:t>
            </w:r>
          </w:p>
        </w:tc>
        <w:tc>
          <w:tcPr>
            <w:tcW w:w="993" w:type="pct"/>
          </w:tcPr>
          <w:p w14:paraId="4AF137A8" w14:textId="77777777" w:rsidR="00FE737B" w:rsidRPr="00FD5887" w:rsidRDefault="00FE737B" w:rsidP="006872A5">
            <w:pPr>
              <w:spacing w:after="0" w:line="240" w:lineRule="auto"/>
              <w:rPr>
                <w:rFonts w:asciiTheme="minorHAnsi" w:eastAsiaTheme="minorEastAsia" w:hAnsiTheme="minorHAnsi" w:cstheme="minorBidi"/>
                <w:color w:val="000000" w:themeColor="text1"/>
                <w:szCs w:val="24"/>
                <w:lang w:eastAsia="en-IN"/>
              </w:rPr>
            </w:pPr>
            <w:r>
              <w:rPr>
                <w:rFonts w:asciiTheme="minorHAnsi" w:eastAsiaTheme="minorEastAsia" w:hAnsiTheme="minorHAnsi" w:cstheme="minorBidi"/>
                <w:color w:val="000000" w:themeColor="text1"/>
                <w:szCs w:val="24"/>
                <w:lang w:eastAsia="en-IN"/>
              </w:rPr>
              <w:t>Expert</w:t>
            </w:r>
          </w:p>
        </w:tc>
      </w:tr>
      <w:tr w:rsidR="00E47BC7" w:rsidRPr="00FD5887" w14:paraId="0DE6B96A" w14:textId="77777777" w:rsidTr="30BBE704">
        <w:trPr>
          <w:trHeight w:val="315"/>
        </w:trPr>
        <w:tc>
          <w:tcPr>
            <w:tcW w:w="5000" w:type="pct"/>
            <w:gridSpan w:val="4"/>
            <w:noWrap/>
          </w:tcPr>
          <w:p w14:paraId="64EDB286" w14:textId="3E66409A" w:rsidR="00E47BC7" w:rsidRDefault="00E47BC7" w:rsidP="006872A5">
            <w:pPr>
              <w:spacing w:after="0" w:line="240" w:lineRule="auto"/>
              <w:rPr>
                <w:rFonts w:asciiTheme="minorHAnsi" w:eastAsiaTheme="minorEastAsia" w:hAnsiTheme="minorHAnsi" w:cstheme="minorBidi"/>
                <w:color w:val="000000" w:themeColor="text1"/>
                <w:szCs w:val="24"/>
                <w:lang w:eastAsia="en-IN"/>
              </w:rPr>
            </w:pPr>
            <w:r>
              <w:rPr>
                <w:rFonts w:asciiTheme="minorHAnsi" w:eastAsiaTheme="minorEastAsia" w:hAnsiTheme="minorHAnsi" w:cstheme="minorBidi"/>
                <w:b/>
                <w:bCs/>
                <w:color w:val="000000" w:themeColor="text1"/>
                <w:szCs w:val="24"/>
                <w:lang w:eastAsia="en-IN"/>
              </w:rPr>
              <w:t>MANUFACTURING</w:t>
            </w:r>
          </w:p>
        </w:tc>
      </w:tr>
      <w:tr w:rsidR="00C446B9" w:rsidRPr="00FD5887" w14:paraId="27C67595" w14:textId="77777777" w:rsidTr="30BBE704">
        <w:trPr>
          <w:trHeight w:val="315"/>
        </w:trPr>
        <w:tc>
          <w:tcPr>
            <w:tcW w:w="1411" w:type="pct"/>
            <w:noWrap/>
          </w:tcPr>
          <w:p w14:paraId="74471E97" w14:textId="7D01EFF8" w:rsidR="00C446B9" w:rsidRDefault="00C446B9" w:rsidP="006872A5">
            <w:pPr>
              <w:spacing w:after="0" w:line="240" w:lineRule="auto"/>
              <w:rPr>
                <w:rFonts w:asciiTheme="minorHAnsi" w:eastAsiaTheme="minorEastAsia" w:hAnsiTheme="minorHAnsi" w:cstheme="minorBidi"/>
                <w:b/>
                <w:bCs/>
                <w:color w:val="000000" w:themeColor="text1"/>
                <w:szCs w:val="24"/>
                <w:lang w:eastAsia="en-IN"/>
              </w:rPr>
            </w:pPr>
            <w:r>
              <w:rPr>
                <w:rFonts w:asciiTheme="minorHAnsi" w:eastAsiaTheme="minorEastAsia" w:hAnsiTheme="minorHAnsi" w:cstheme="minorBidi"/>
                <w:b/>
                <w:bCs/>
                <w:color w:val="000000" w:themeColor="text1"/>
                <w:szCs w:val="24"/>
                <w:lang w:eastAsia="en-IN"/>
              </w:rPr>
              <w:t>Mechanical</w:t>
            </w:r>
          </w:p>
        </w:tc>
        <w:tc>
          <w:tcPr>
            <w:tcW w:w="149" w:type="pct"/>
            <w:noWrap/>
          </w:tcPr>
          <w:p w14:paraId="676D82DC" w14:textId="4E5FFB0C" w:rsidR="00C446B9" w:rsidRPr="00FD5887" w:rsidRDefault="00C446B9" w:rsidP="006872A5">
            <w:pPr>
              <w:spacing w:after="0" w:line="240" w:lineRule="auto"/>
              <w:jc w:val="center"/>
              <w:rPr>
                <w:rFonts w:asciiTheme="minorHAnsi" w:eastAsiaTheme="minorEastAsia" w:hAnsiTheme="minorHAnsi" w:cstheme="minorBidi"/>
                <w:b/>
                <w:bCs/>
                <w:color w:val="000000" w:themeColor="text1"/>
                <w:szCs w:val="24"/>
                <w:lang w:val="en-IN" w:eastAsia="en-IN"/>
              </w:rPr>
            </w:pPr>
            <w:r>
              <w:rPr>
                <w:rFonts w:asciiTheme="minorHAnsi" w:eastAsiaTheme="minorEastAsia" w:hAnsiTheme="minorHAnsi" w:cstheme="minorBidi"/>
                <w:b/>
                <w:bCs/>
                <w:color w:val="000000" w:themeColor="text1"/>
                <w:szCs w:val="24"/>
                <w:lang w:val="en-IN" w:eastAsia="en-IN"/>
              </w:rPr>
              <w:t>:</w:t>
            </w:r>
          </w:p>
        </w:tc>
        <w:tc>
          <w:tcPr>
            <w:tcW w:w="2447" w:type="pct"/>
            <w:noWrap/>
          </w:tcPr>
          <w:p w14:paraId="6F422370" w14:textId="190F0F39" w:rsidR="00C446B9" w:rsidRPr="00FD5887" w:rsidRDefault="00C446B9" w:rsidP="006872A5">
            <w:pPr>
              <w:spacing w:after="0" w:line="240" w:lineRule="auto"/>
              <w:rPr>
                <w:rFonts w:asciiTheme="minorHAnsi" w:eastAsiaTheme="minorEastAsia" w:hAnsiTheme="minorHAnsi" w:cstheme="minorBidi"/>
                <w:color w:val="000000" w:themeColor="text1"/>
                <w:szCs w:val="24"/>
                <w:lang w:eastAsia="en-IN"/>
              </w:rPr>
            </w:pPr>
            <w:r>
              <w:rPr>
                <w:rFonts w:asciiTheme="minorHAnsi" w:eastAsiaTheme="minorEastAsia" w:hAnsiTheme="minorHAnsi" w:cstheme="minorBidi"/>
                <w:color w:val="000000" w:themeColor="text1"/>
                <w:szCs w:val="24"/>
                <w:lang w:eastAsia="en-IN"/>
              </w:rPr>
              <w:t xml:space="preserve">Welding, CNC, </w:t>
            </w:r>
          </w:p>
        </w:tc>
        <w:tc>
          <w:tcPr>
            <w:tcW w:w="993" w:type="pct"/>
          </w:tcPr>
          <w:p w14:paraId="575660A5" w14:textId="77777777" w:rsidR="00C446B9" w:rsidRDefault="00C446B9" w:rsidP="006872A5">
            <w:pPr>
              <w:spacing w:after="0" w:line="240" w:lineRule="auto"/>
              <w:rPr>
                <w:rFonts w:asciiTheme="minorHAnsi" w:eastAsiaTheme="minorEastAsia" w:hAnsiTheme="minorHAnsi" w:cstheme="minorBidi"/>
                <w:color w:val="000000" w:themeColor="text1"/>
                <w:szCs w:val="24"/>
                <w:lang w:eastAsia="en-IN"/>
              </w:rPr>
            </w:pPr>
          </w:p>
        </w:tc>
      </w:tr>
      <w:tr w:rsidR="00B41489" w14:paraId="752D6D62" w14:textId="77777777" w:rsidTr="30BBE704">
        <w:trPr>
          <w:trHeight w:val="315"/>
        </w:trPr>
        <w:tc>
          <w:tcPr>
            <w:tcW w:w="1411" w:type="pct"/>
            <w:noWrap/>
          </w:tcPr>
          <w:p w14:paraId="63FB6BC6" w14:textId="1E3F80A5" w:rsidR="00B41489" w:rsidRDefault="00B41489" w:rsidP="006872A5">
            <w:pPr>
              <w:spacing w:after="0" w:line="240" w:lineRule="auto"/>
              <w:rPr>
                <w:rFonts w:asciiTheme="minorHAnsi" w:eastAsiaTheme="minorEastAsia" w:hAnsiTheme="minorHAnsi" w:cstheme="minorBidi"/>
                <w:b/>
                <w:bCs/>
                <w:color w:val="000000" w:themeColor="text1"/>
                <w:szCs w:val="24"/>
                <w:lang w:eastAsia="en-IN"/>
              </w:rPr>
            </w:pPr>
            <w:r>
              <w:rPr>
                <w:rFonts w:asciiTheme="minorHAnsi" w:eastAsiaTheme="minorEastAsia" w:hAnsiTheme="minorHAnsi" w:cstheme="minorBidi"/>
                <w:b/>
                <w:bCs/>
                <w:color w:val="000000" w:themeColor="text1"/>
                <w:szCs w:val="24"/>
                <w:lang w:eastAsia="en-IN"/>
              </w:rPr>
              <w:t>Electronics</w:t>
            </w:r>
          </w:p>
        </w:tc>
        <w:tc>
          <w:tcPr>
            <w:tcW w:w="149" w:type="pct"/>
            <w:noWrap/>
          </w:tcPr>
          <w:p w14:paraId="3F6288F6" w14:textId="0536F690" w:rsidR="00B41489" w:rsidRDefault="00B41489" w:rsidP="006872A5">
            <w:pPr>
              <w:spacing w:after="0" w:line="240" w:lineRule="auto"/>
              <w:jc w:val="center"/>
              <w:rPr>
                <w:rFonts w:asciiTheme="minorHAnsi" w:eastAsiaTheme="minorEastAsia" w:hAnsiTheme="minorHAnsi" w:cstheme="minorBidi"/>
                <w:b/>
                <w:bCs/>
                <w:color w:val="000000" w:themeColor="text1"/>
                <w:szCs w:val="24"/>
                <w:lang w:val="en-IN" w:eastAsia="en-IN"/>
              </w:rPr>
            </w:pPr>
            <w:r>
              <w:rPr>
                <w:rFonts w:asciiTheme="minorHAnsi" w:eastAsiaTheme="minorEastAsia" w:hAnsiTheme="minorHAnsi" w:cstheme="minorBidi"/>
                <w:b/>
                <w:bCs/>
                <w:color w:val="000000" w:themeColor="text1"/>
                <w:szCs w:val="24"/>
                <w:lang w:val="en-IN" w:eastAsia="en-IN"/>
              </w:rPr>
              <w:t>:</w:t>
            </w:r>
          </w:p>
        </w:tc>
        <w:tc>
          <w:tcPr>
            <w:tcW w:w="2447" w:type="pct"/>
            <w:noWrap/>
          </w:tcPr>
          <w:p w14:paraId="422D0CC6" w14:textId="75113258" w:rsidR="00B41489" w:rsidRDefault="00B41489" w:rsidP="006872A5">
            <w:pPr>
              <w:spacing w:after="0" w:line="240" w:lineRule="auto"/>
              <w:rPr>
                <w:rFonts w:asciiTheme="minorHAnsi" w:eastAsiaTheme="minorEastAsia" w:hAnsiTheme="minorHAnsi" w:cstheme="minorBidi"/>
                <w:color w:val="000000" w:themeColor="text1"/>
                <w:szCs w:val="24"/>
                <w:lang w:val="en-IN" w:eastAsia="en-IN"/>
              </w:rPr>
            </w:pPr>
            <w:r>
              <w:rPr>
                <w:rFonts w:asciiTheme="minorHAnsi" w:eastAsiaTheme="minorEastAsia" w:hAnsiTheme="minorHAnsi" w:cstheme="minorBidi"/>
                <w:color w:val="000000" w:themeColor="text1"/>
                <w:szCs w:val="24"/>
                <w:lang w:val="en-IN" w:eastAsia="en-IN"/>
              </w:rPr>
              <w:t>Soldering, Basic PCB Design</w:t>
            </w:r>
          </w:p>
        </w:tc>
        <w:tc>
          <w:tcPr>
            <w:tcW w:w="993" w:type="pct"/>
          </w:tcPr>
          <w:p w14:paraId="554FE5BD" w14:textId="47EB3B40" w:rsidR="00B41489" w:rsidRDefault="00B41489" w:rsidP="006872A5">
            <w:pPr>
              <w:spacing w:after="0" w:line="240" w:lineRule="auto"/>
              <w:rPr>
                <w:rFonts w:asciiTheme="minorHAnsi" w:eastAsiaTheme="minorEastAsia" w:hAnsiTheme="minorHAnsi" w:cstheme="minorBidi"/>
                <w:color w:val="000000" w:themeColor="text1"/>
                <w:szCs w:val="24"/>
                <w:lang w:eastAsia="en-IN"/>
              </w:rPr>
            </w:pPr>
            <w:r>
              <w:rPr>
                <w:rFonts w:asciiTheme="minorHAnsi" w:eastAsiaTheme="minorEastAsia" w:hAnsiTheme="minorHAnsi" w:cstheme="minorBidi"/>
                <w:color w:val="000000" w:themeColor="text1"/>
                <w:szCs w:val="24"/>
                <w:lang w:eastAsia="en-IN"/>
              </w:rPr>
              <w:t>Beginner</w:t>
            </w:r>
          </w:p>
        </w:tc>
      </w:tr>
    </w:tbl>
    <w:p w14:paraId="68518702" w14:textId="031624BB" w:rsidR="00FE737B" w:rsidRDefault="00FE737B" w:rsidP="536BCF33">
      <w:pPr>
        <w:pStyle w:val="Heading1"/>
        <w:rPr>
          <w:rFonts w:eastAsiaTheme="minorEastAsia"/>
          <w:sz w:val="22"/>
          <w:szCs w:val="22"/>
        </w:rPr>
        <w:sectPr w:rsidR="00FE737B" w:rsidSect="00FE737B">
          <w:pgSz w:w="11906" w:h="16838" w:code="9"/>
          <w:pgMar w:top="1440" w:right="1080" w:bottom="1440" w:left="1080" w:header="720" w:footer="720" w:gutter="0"/>
          <w:cols w:space="720"/>
          <w:docGrid w:linePitch="360"/>
        </w:sectPr>
      </w:pPr>
    </w:p>
    <w:p w14:paraId="1A1133C1" w14:textId="047FCBB2" w:rsidR="00DF1666" w:rsidRPr="001717A7" w:rsidRDefault="00DF1666" w:rsidP="00DF1666">
      <w:pPr>
        <w:pStyle w:val="Heading1"/>
        <w:rPr>
          <w:rFonts w:eastAsiaTheme="minorEastAsia"/>
          <w:sz w:val="32"/>
          <w:szCs w:val="32"/>
        </w:rPr>
      </w:pPr>
      <w:r>
        <w:rPr>
          <w:rFonts w:eastAsiaTheme="minorEastAsia"/>
          <w:sz w:val="32"/>
          <w:szCs w:val="32"/>
        </w:rPr>
        <w:lastRenderedPageBreak/>
        <w:t xml:space="preserve">Education  </w:t>
      </w:r>
    </w:p>
    <w:p w14:paraId="20FB40F7" w14:textId="240A0FF2" w:rsidR="00DF1666" w:rsidRPr="006E602C" w:rsidRDefault="00DF1666" w:rsidP="00CE04D6">
      <w:pPr>
        <w:pStyle w:val="ListParagraph"/>
        <w:numPr>
          <w:ilvl w:val="0"/>
          <w:numId w:val="53"/>
        </w:numPr>
        <w:rPr>
          <w:rFonts w:eastAsiaTheme="minorEastAsia"/>
          <w:sz w:val="22"/>
          <w:szCs w:val="20"/>
        </w:rPr>
      </w:pPr>
      <w:r>
        <w:rPr>
          <w:rFonts w:eastAsiaTheme="minorEastAsia"/>
          <w:sz w:val="22"/>
          <w:szCs w:val="20"/>
        </w:rPr>
        <w:t xml:space="preserve">Bachelor of Engineering (Mechanical Engineering) | 2007-2011 | </w:t>
      </w:r>
      <w:r>
        <w:rPr>
          <w:rFonts w:cs="Arial"/>
          <w:b/>
          <w:color w:val="000000"/>
          <w:sz w:val="22"/>
          <w:szCs w:val="24"/>
          <w:lang w:eastAsia="en-IN"/>
        </w:rPr>
        <w:t>M.V.J.College of Engineering</w:t>
      </w:r>
      <w:r>
        <w:rPr>
          <w:rFonts w:cs="Arial"/>
          <w:b/>
          <w:color w:val="000000"/>
          <w:sz w:val="18"/>
          <w:szCs w:val="24"/>
          <w:lang w:eastAsia="en-IN"/>
        </w:rPr>
        <w:t xml:space="preserve"> </w:t>
      </w:r>
      <w:r>
        <w:rPr>
          <w:rFonts w:cs="Arial"/>
          <w:color w:val="000000"/>
          <w:sz w:val="22"/>
          <w:szCs w:val="24"/>
          <w:lang w:eastAsia="en-IN"/>
        </w:rPr>
        <w:t>(</w:t>
      </w:r>
      <w:r>
        <w:rPr>
          <w:rFonts w:cs="Arial"/>
          <w:bCs/>
          <w:color w:val="000000"/>
          <w:sz w:val="22"/>
          <w:szCs w:val="24"/>
          <w:lang w:val="en-IN" w:eastAsia="en-IN"/>
        </w:rPr>
        <w:t>Visvesvaraya Technological University</w:t>
      </w:r>
      <w:r>
        <w:rPr>
          <w:rFonts w:cs="Arial"/>
          <w:color w:val="000000"/>
          <w:sz w:val="22"/>
          <w:szCs w:val="24"/>
          <w:lang w:eastAsia="en-IN"/>
        </w:rPr>
        <w:t>)</w:t>
      </w:r>
      <w:r>
        <w:rPr>
          <w:rFonts w:eastAsiaTheme="minorEastAsia"/>
          <w:sz w:val="22"/>
          <w:szCs w:val="20"/>
        </w:rPr>
        <w:t xml:space="preserve"> | First Class with Distinction | </w:t>
      </w:r>
      <w:r>
        <w:rPr>
          <w:rFonts w:cs="Arial"/>
          <w:b/>
          <w:color w:val="000000"/>
          <w:sz w:val="22"/>
          <w:szCs w:val="24"/>
          <w:lang w:eastAsia="en-IN"/>
        </w:rPr>
        <w:t>78.26%</w:t>
      </w:r>
    </w:p>
    <w:p w14:paraId="6F1408FE" w14:textId="3D86B298" w:rsidR="008B6AFD" w:rsidRPr="006E602C" w:rsidRDefault="004F7F45" w:rsidP="00CE04D6">
      <w:pPr>
        <w:pStyle w:val="ListParagraph"/>
        <w:numPr>
          <w:ilvl w:val="0"/>
          <w:numId w:val="53"/>
        </w:numPr>
        <w:rPr>
          <w:rFonts w:eastAsiaTheme="minorEastAsia"/>
          <w:sz w:val="22"/>
          <w:szCs w:val="20"/>
        </w:rPr>
      </w:pPr>
      <w:r>
        <w:rPr>
          <w:rFonts w:eastAsiaTheme="minorEastAsia"/>
          <w:sz w:val="22"/>
          <w:szCs w:val="20"/>
        </w:rPr>
        <w:t>PUC in Science {Physics, Chemistry, Maths, Biology}  | St. Joseph’s Pre-University College (Department of Pre University Education, Karnataka) | 2005-2007 | 61.83%</w:t>
      </w:r>
    </w:p>
    <w:p w14:paraId="539E84DB" w14:textId="62C81D28" w:rsidR="00CF28E4" w:rsidRDefault="00CC42AD" w:rsidP="00CE04D6">
      <w:pPr>
        <w:pStyle w:val="ListParagraph"/>
        <w:numPr>
          <w:ilvl w:val="0"/>
          <w:numId w:val="53"/>
        </w:numPr>
        <w:rPr>
          <w:rFonts w:eastAsiaTheme="minorEastAsia"/>
          <w:sz w:val="22"/>
          <w:szCs w:val="20"/>
        </w:rPr>
      </w:pPr>
      <w:r>
        <w:rPr>
          <w:rFonts w:eastAsiaTheme="minorEastAsia"/>
          <w:sz w:val="22"/>
          <w:szCs w:val="20"/>
        </w:rPr>
        <w:t>SSLC | St. Joseph’s Indian High School (Karnataka Secondary Education Board) | 2005 | 78.88%</w:t>
      </w:r>
    </w:p>
    <w:p w14:paraId="2EE34BE1" w14:textId="77777777" w:rsidR="00FB3A24" w:rsidRPr="001717A7" w:rsidRDefault="00FB3A24" w:rsidP="00FB3A24">
      <w:pPr>
        <w:pStyle w:val="Heading1"/>
        <w:rPr>
          <w:rFonts w:eastAsiaTheme="minorEastAsia"/>
          <w:sz w:val="32"/>
          <w:szCs w:val="32"/>
        </w:rPr>
      </w:pPr>
      <w:r>
        <w:rPr>
          <w:rFonts w:eastAsiaTheme="minorEastAsia"/>
          <w:sz w:val="32"/>
          <w:szCs w:val="32"/>
        </w:rPr>
        <w:t>Patent &amp; Publications</w:t>
      </w:r>
    </w:p>
    <w:p w14:paraId="60E2C57C" w14:textId="76D2D1B8" w:rsidR="00FB3A24" w:rsidRPr="00F1338A" w:rsidRDefault="00FB3A24" w:rsidP="00CE04D6">
      <w:pPr>
        <w:pStyle w:val="ListParagraph"/>
        <w:numPr>
          <w:ilvl w:val="0"/>
          <w:numId w:val="55"/>
        </w:numPr>
        <w:rPr>
          <w:rFonts w:eastAsiaTheme="minorEastAsia"/>
          <w:sz w:val="22"/>
          <w:szCs w:val="20"/>
        </w:rPr>
      </w:pPr>
      <w:r>
        <w:rPr>
          <w:rFonts w:eastAsiaTheme="minorEastAsia"/>
          <w:sz w:val="22"/>
          <w:szCs w:val="20"/>
        </w:rPr>
        <w:t xml:space="preserve">Patent: “System and Method of Generating Image of Vascular Flow Network.”  - </w:t>
      </w:r>
      <w:hyperlink r:id="rId11" w:history="1">
        <w:r>
          <w:rPr>
            <w:rStyle w:val="Hyperlink"/>
            <w:rFonts w:eastAsiaTheme="minorEastAsia"/>
            <w:sz w:val="22"/>
            <w:szCs w:val="20"/>
          </w:rPr>
          <w:t>US20230329668A1</w:t>
        </w:r>
      </w:hyperlink>
    </w:p>
    <w:p w14:paraId="76BF2293" w14:textId="77777777" w:rsidR="00FB3A24" w:rsidRPr="00F1338A" w:rsidRDefault="00FB3A24" w:rsidP="00CE04D6">
      <w:pPr>
        <w:pStyle w:val="ListParagraph"/>
        <w:numPr>
          <w:ilvl w:val="0"/>
          <w:numId w:val="55"/>
        </w:numPr>
        <w:rPr>
          <w:rFonts w:eastAsiaTheme="minorEastAsia"/>
          <w:sz w:val="22"/>
          <w:szCs w:val="20"/>
        </w:rPr>
      </w:pPr>
      <w:r>
        <w:rPr>
          <w:rFonts w:eastAsiaTheme="minorEastAsia"/>
          <w:sz w:val="22"/>
          <w:szCs w:val="20"/>
        </w:rPr>
        <w:t xml:space="preserve">Community Project: Supported an IoT-based air quality monitoring system in Whitefield.  </w:t>
      </w:r>
    </w:p>
    <w:p w14:paraId="34EC7578" w14:textId="7CEE14C5" w:rsidR="00FB3A24" w:rsidRPr="00F1338A" w:rsidRDefault="00FB3A24" w:rsidP="00CE04D6">
      <w:pPr>
        <w:pStyle w:val="ListParagraph"/>
        <w:numPr>
          <w:ilvl w:val="0"/>
          <w:numId w:val="55"/>
        </w:numPr>
        <w:spacing w:after="0" w:line="240" w:lineRule="auto"/>
        <w:jc w:val="both"/>
        <w:rPr>
          <w:rFonts w:asciiTheme="minorHAnsi" w:eastAsiaTheme="minorEastAsia" w:hAnsiTheme="minorHAnsi" w:cstheme="minorBidi"/>
          <w:szCs w:val="24"/>
        </w:rPr>
      </w:pPr>
      <w:r>
        <w:rPr>
          <w:rFonts w:asciiTheme="minorHAnsi" w:eastAsiaTheme="minorEastAsia" w:hAnsiTheme="minorHAnsi" w:cstheme="minorBidi"/>
          <w:szCs w:val="24"/>
        </w:rPr>
        <w:t>White Paper Presented on “Design &amp; Development of High Amperage Slip ring” at NAMS 2015, SAME, ISRO.</w:t>
      </w:r>
    </w:p>
    <w:p w14:paraId="1C2C0D5E" w14:textId="77777777" w:rsidR="00D42A82" w:rsidRPr="008F5423" w:rsidRDefault="00D42A82" w:rsidP="00D42A82">
      <w:pPr>
        <w:pStyle w:val="Heading1"/>
      </w:pPr>
      <w:r>
        <w:t>Accomplishments</w:t>
      </w:r>
    </w:p>
    <w:p w14:paraId="61098B17" w14:textId="77777777" w:rsidR="00D42A82" w:rsidRPr="00FD5887" w:rsidRDefault="00D42A82" w:rsidP="00CE04D6">
      <w:pPr>
        <w:pStyle w:val="ListParagraph"/>
        <w:numPr>
          <w:ilvl w:val="0"/>
          <w:numId w:val="48"/>
        </w:numPr>
        <w:spacing w:after="0" w:line="240" w:lineRule="auto"/>
        <w:jc w:val="both"/>
        <w:rPr>
          <w:rFonts w:asciiTheme="minorHAnsi" w:eastAsiaTheme="minorEastAsia" w:hAnsiTheme="minorHAnsi" w:cstheme="minorBidi"/>
          <w:szCs w:val="24"/>
        </w:rPr>
      </w:pPr>
      <w:r>
        <w:rPr>
          <w:rFonts w:asciiTheme="minorHAnsi" w:eastAsiaTheme="minorEastAsia" w:hAnsiTheme="minorHAnsi" w:cstheme="minorBidi"/>
          <w:szCs w:val="24"/>
        </w:rPr>
        <w:t>Attended BEL Quality Fundamental for MSMEs @ BEQI, BEL Bangalore.</w:t>
      </w:r>
    </w:p>
    <w:p w14:paraId="4629D72F" w14:textId="77777777" w:rsidR="00D42A82" w:rsidRPr="00FD5887" w:rsidRDefault="00D42A82" w:rsidP="00CE04D6">
      <w:pPr>
        <w:pStyle w:val="ListParagraph"/>
        <w:numPr>
          <w:ilvl w:val="0"/>
          <w:numId w:val="48"/>
        </w:numPr>
        <w:spacing w:after="0" w:line="240" w:lineRule="auto"/>
        <w:jc w:val="both"/>
        <w:rPr>
          <w:rFonts w:asciiTheme="minorHAnsi" w:eastAsiaTheme="minorEastAsia" w:hAnsiTheme="minorHAnsi" w:cstheme="minorBidi"/>
          <w:szCs w:val="24"/>
        </w:rPr>
      </w:pPr>
      <w:r>
        <w:rPr>
          <w:rFonts w:asciiTheme="minorHAnsi" w:eastAsiaTheme="minorEastAsia" w:hAnsiTheme="minorHAnsi" w:cstheme="minorBidi"/>
          <w:szCs w:val="24"/>
        </w:rPr>
        <w:t>Organizing Committee Member of 31</w:t>
      </w:r>
      <w:r>
        <w:rPr>
          <w:rFonts w:asciiTheme="minorHAnsi" w:eastAsiaTheme="minorEastAsia" w:hAnsiTheme="minorHAnsi" w:cstheme="minorBidi"/>
          <w:szCs w:val="24"/>
          <w:vertAlign w:val="superscript"/>
        </w:rPr>
        <w:t>st</w:t>
      </w:r>
      <w:r>
        <w:rPr>
          <w:rFonts w:asciiTheme="minorHAnsi" w:eastAsiaTheme="minorEastAsia" w:hAnsiTheme="minorHAnsi" w:cstheme="minorBidi"/>
          <w:szCs w:val="24"/>
        </w:rPr>
        <w:t xml:space="preserve"> National Convention of Mechanical Engineers, IEI</w:t>
      </w:r>
    </w:p>
    <w:p w14:paraId="0843FB5A" w14:textId="066A4469" w:rsidR="00D42A82" w:rsidRPr="006E602C" w:rsidRDefault="0099243F" w:rsidP="00CE04D6">
      <w:pPr>
        <w:pStyle w:val="ListParagraph"/>
        <w:numPr>
          <w:ilvl w:val="0"/>
          <w:numId w:val="48"/>
        </w:numPr>
        <w:spacing w:after="0" w:line="240" w:lineRule="auto"/>
        <w:jc w:val="both"/>
        <w:rPr>
          <w:rFonts w:asciiTheme="minorHAnsi" w:eastAsiaTheme="minorEastAsia" w:hAnsiTheme="minorHAnsi" w:cstheme="minorBidi"/>
          <w:szCs w:val="24"/>
        </w:rPr>
      </w:pPr>
      <w:r>
        <w:rPr>
          <w:rFonts w:cs="Arial"/>
          <w:sz w:val="22"/>
        </w:rPr>
        <w:t>Passed the Certificate ‘A’ Examination for NCC.</w:t>
      </w:r>
    </w:p>
    <w:p w14:paraId="2218D237" w14:textId="1BAB2DB5" w:rsidR="00CF28E4" w:rsidRPr="00E46AF0" w:rsidRDefault="00DF1666" w:rsidP="00E46AF0">
      <w:pPr>
        <w:pStyle w:val="Heading1"/>
        <w:rPr>
          <w:rFonts w:eastAsiaTheme="minorEastAsia"/>
          <w:sz w:val="32"/>
          <w:szCs w:val="32"/>
        </w:rPr>
      </w:pPr>
      <w:r>
        <w:rPr>
          <w:rFonts w:eastAsiaTheme="minorEastAsia"/>
          <w:sz w:val="32"/>
          <w:szCs w:val="32"/>
        </w:rPr>
        <w:t>Certifications</w:t>
      </w:r>
    </w:p>
    <w:p w14:paraId="383093EB" w14:textId="6A59C47D" w:rsidR="000143E2" w:rsidRDefault="00DF1666" w:rsidP="00CE04D6">
      <w:pPr>
        <w:pStyle w:val="ListParagraph"/>
        <w:numPr>
          <w:ilvl w:val="0"/>
          <w:numId w:val="52"/>
        </w:numPr>
        <w:rPr>
          <w:rFonts w:eastAsiaTheme="minorEastAsia"/>
          <w:sz w:val="22"/>
          <w:szCs w:val="20"/>
        </w:rPr>
      </w:pPr>
      <w:r>
        <w:rPr>
          <w:rFonts w:eastAsiaTheme="minorEastAsia"/>
          <w:sz w:val="22"/>
          <w:szCs w:val="20"/>
        </w:rPr>
        <w:t xml:space="preserve">Completed courses in Python, Data Science, and Machine Learning (Andrew Ng’s “Deep Learning”, “Machine Learning”).  </w:t>
      </w:r>
    </w:p>
    <w:p w14:paraId="6FADD89B" w14:textId="65FF8F4A" w:rsidR="0099243F" w:rsidRPr="0099243F" w:rsidRDefault="0099243F" w:rsidP="00CE04D6">
      <w:pPr>
        <w:pStyle w:val="ListParagraph"/>
        <w:numPr>
          <w:ilvl w:val="0"/>
          <w:numId w:val="52"/>
        </w:numPr>
        <w:spacing w:after="0" w:line="240" w:lineRule="auto"/>
        <w:jc w:val="both"/>
        <w:rPr>
          <w:rFonts w:asciiTheme="minorHAnsi" w:eastAsiaTheme="minorEastAsia" w:hAnsiTheme="minorHAnsi" w:cstheme="minorBidi"/>
          <w:szCs w:val="24"/>
        </w:rPr>
      </w:pPr>
      <w:r>
        <w:rPr>
          <w:rFonts w:asciiTheme="minorHAnsi" w:eastAsiaTheme="minorEastAsia" w:hAnsiTheme="minorHAnsi" w:cstheme="minorBidi"/>
          <w:szCs w:val="24"/>
        </w:rPr>
        <w:t xml:space="preserve">Associate Member of </w:t>
      </w:r>
      <w:r>
        <w:rPr>
          <w:rFonts w:asciiTheme="minorHAnsi" w:eastAsiaTheme="minorEastAsia" w:hAnsiTheme="minorHAnsi" w:cstheme="minorBidi"/>
          <w:i/>
          <w:szCs w:val="24"/>
        </w:rPr>
        <w:t>“</w:t>
      </w:r>
      <w:r>
        <w:rPr>
          <w:rFonts w:asciiTheme="minorHAnsi" w:eastAsiaTheme="minorEastAsia" w:hAnsiTheme="minorHAnsi" w:cstheme="minorBidi"/>
          <w:i/>
          <w:iCs/>
          <w:szCs w:val="24"/>
        </w:rPr>
        <w:t>Indian Institute of Production Engineers</w:t>
      </w:r>
      <w:r>
        <w:rPr>
          <w:rFonts w:asciiTheme="minorHAnsi" w:eastAsiaTheme="minorEastAsia" w:hAnsiTheme="minorHAnsi" w:cstheme="minorBidi"/>
          <w:i/>
          <w:szCs w:val="24"/>
        </w:rPr>
        <w:t>”, “Institution of Engineers (India)”, “Aeronautical Society of India”, “ISAMPE(</w:t>
      </w:r>
      <w:r>
        <w:rPr>
          <w:rFonts w:cs="Arial"/>
          <w:i/>
          <w:sz w:val="22"/>
        </w:rPr>
        <w:t>Indian society for Advancement of materials and Processing Engineering</w:t>
      </w:r>
      <w:r>
        <w:rPr>
          <w:rFonts w:cs="Arial"/>
          <w:sz w:val="22"/>
        </w:rPr>
        <w:t>)</w:t>
      </w:r>
      <w:r>
        <w:rPr>
          <w:rFonts w:asciiTheme="minorHAnsi" w:eastAsiaTheme="minorEastAsia" w:hAnsiTheme="minorHAnsi" w:cstheme="minorBidi"/>
          <w:szCs w:val="24"/>
        </w:rPr>
        <w:t>”.</w:t>
      </w:r>
    </w:p>
    <w:p w14:paraId="558FF674" w14:textId="77777777" w:rsidR="0021090B" w:rsidRPr="00D42A82" w:rsidRDefault="00E46AF0" w:rsidP="00CE04D6">
      <w:pPr>
        <w:pStyle w:val="ListParagraph"/>
        <w:numPr>
          <w:ilvl w:val="0"/>
          <w:numId w:val="52"/>
        </w:numPr>
        <w:spacing w:after="0" w:line="240" w:lineRule="auto"/>
        <w:jc w:val="both"/>
        <w:rPr>
          <w:rFonts w:asciiTheme="minorHAnsi" w:eastAsiaTheme="minorEastAsia" w:hAnsiTheme="minorHAnsi" w:cstheme="minorBidi"/>
          <w:szCs w:val="24"/>
        </w:rPr>
      </w:pPr>
      <w:r>
        <w:rPr>
          <w:rFonts w:asciiTheme="minorHAnsi" w:eastAsiaTheme="minorEastAsia" w:hAnsiTheme="minorHAnsi" w:cstheme="minorBidi"/>
          <w:szCs w:val="24"/>
        </w:rPr>
        <w:t>Completed Center for Continuing Education @ IISC in Finite Element Method | Analysis &amp; Design of Composite Structures.</w:t>
      </w:r>
    </w:p>
    <w:p w14:paraId="7ADA416E" w14:textId="220D02E9" w:rsidR="0021090B" w:rsidRPr="00D42A82" w:rsidRDefault="0021090B" w:rsidP="00CE04D6">
      <w:pPr>
        <w:pStyle w:val="ListParagraph"/>
        <w:numPr>
          <w:ilvl w:val="0"/>
          <w:numId w:val="52"/>
        </w:numPr>
        <w:spacing w:after="0" w:line="240" w:lineRule="auto"/>
        <w:jc w:val="both"/>
        <w:rPr>
          <w:rFonts w:asciiTheme="minorHAnsi" w:eastAsiaTheme="minorEastAsia" w:hAnsiTheme="minorHAnsi" w:cstheme="minorBidi"/>
          <w:szCs w:val="24"/>
        </w:rPr>
      </w:pPr>
      <w:r>
        <w:rPr>
          <w:rFonts w:asciiTheme="minorHAnsi" w:eastAsiaTheme="minorEastAsia" w:hAnsiTheme="minorHAnsi" w:cstheme="minorBidi"/>
          <w:szCs w:val="24"/>
        </w:rPr>
        <w:t>Completed “A2” Level in German Language at Goethe Institute.</w:t>
      </w:r>
    </w:p>
    <w:p w14:paraId="7AD54D39" w14:textId="77777777" w:rsidR="00D93366" w:rsidRPr="00D42A82" w:rsidRDefault="0021090B" w:rsidP="00CE04D6">
      <w:pPr>
        <w:pStyle w:val="ListParagraph"/>
        <w:numPr>
          <w:ilvl w:val="0"/>
          <w:numId w:val="52"/>
        </w:numPr>
        <w:spacing w:after="0" w:line="240" w:lineRule="auto"/>
        <w:jc w:val="both"/>
        <w:rPr>
          <w:rFonts w:asciiTheme="minorHAnsi" w:eastAsiaTheme="minorEastAsia" w:hAnsiTheme="minorHAnsi" w:cstheme="minorBidi"/>
          <w:szCs w:val="24"/>
        </w:rPr>
      </w:pPr>
      <w:r>
        <w:rPr>
          <w:rFonts w:cs="Arial"/>
          <w:sz w:val="22"/>
        </w:rPr>
        <w:t>2</w:t>
      </w:r>
      <w:r>
        <w:rPr>
          <w:rFonts w:cs="Arial"/>
          <w:sz w:val="22"/>
          <w:vertAlign w:val="superscript"/>
        </w:rPr>
        <w:t>nd</w:t>
      </w:r>
      <w:r>
        <w:rPr>
          <w:rFonts w:cs="Arial"/>
          <w:sz w:val="22"/>
        </w:rPr>
        <w:t xml:space="preserve"> Place at “</w:t>
      </w:r>
      <w:r>
        <w:rPr>
          <w:rFonts w:cs="Arial"/>
          <w:i/>
          <w:sz w:val="22"/>
        </w:rPr>
        <w:t>National Level Students Symposium MECH I-PRIX-10</w:t>
      </w:r>
      <w:r>
        <w:rPr>
          <w:rFonts w:cs="Arial"/>
          <w:sz w:val="22"/>
        </w:rPr>
        <w:t>” for Paper Presentation on “Structural Heath Monitoring”.</w:t>
      </w:r>
    </w:p>
    <w:p w14:paraId="2E4A2D8B" w14:textId="77777777" w:rsidR="00D93366" w:rsidRPr="00D42A82" w:rsidRDefault="00D93366" w:rsidP="00CE04D6">
      <w:pPr>
        <w:pStyle w:val="ListParagraph"/>
        <w:numPr>
          <w:ilvl w:val="0"/>
          <w:numId w:val="52"/>
        </w:numPr>
        <w:spacing w:after="0" w:line="240" w:lineRule="auto"/>
        <w:jc w:val="both"/>
        <w:rPr>
          <w:rFonts w:asciiTheme="minorHAnsi" w:eastAsiaTheme="minorEastAsia" w:hAnsiTheme="minorHAnsi" w:cstheme="minorBidi"/>
          <w:szCs w:val="24"/>
        </w:rPr>
      </w:pPr>
      <w:r>
        <w:rPr>
          <w:rFonts w:cs="Arial"/>
          <w:sz w:val="22"/>
        </w:rPr>
        <w:t xml:space="preserve">Seminars on “Tsunami Warning &amp; Mitigation Systems, Space Debris, Bio mechatronics” </w:t>
      </w:r>
    </w:p>
    <w:p w14:paraId="1399006F" w14:textId="6522EC70" w:rsidR="00F43F4F" w:rsidRPr="00F43F4F" w:rsidRDefault="00F43F4F" w:rsidP="00CE04D6">
      <w:pPr>
        <w:pStyle w:val="ListParagraph"/>
        <w:numPr>
          <w:ilvl w:val="0"/>
          <w:numId w:val="52"/>
        </w:numPr>
        <w:rPr>
          <w:rFonts w:asciiTheme="minorHAnsi" w:eastAsiaTheme="minorEastAsia" w:hAnsiTheme="minorHAnsi" w:cstheme="minorBidi"/>
          <w:szCs w:val="24"/>
        </w:rPr>
      </w:pPr>
      <w:r>
        <w:rPr>
          <w:rFonts w:asciiTheme="minorHAnsi" w:eastAsiaTheme="minorEastAsia" w:hAnsiTheme="minorHAnsi" w:cstheme="minorBidi"/>
          <w:szCs w:val="24"/>
        </w:rPr>
        <w:t>Secured 2nd Place in Intra-mural Quiz at “Prerana” Cultural fest.</w:t>
      </w:r>
    </w:p>
    <w:p w14:paraId="0D7A844B" w14:textId="3AB3F7A3" w:rsidR="009D524A" w:rsidRDefault="009D524A" w:rsidP="00CE04D6">
      <w:pPr>
        <w:pStyle w:val="ListParagraph"/>
        <w:numPr>
          <w:ilvl w:val="0"/>
          <w:numId w:val="52"/>
        </w:numPr>
        <w:rPr>
          <w:rFonts w:asciiTheme="minorHAnsi" w:eastAsiaTheme="minorEastAsia" w:hAnsiTheme="minorHAnsi" w:cstheme="minorBidi"/>
          <w:szCs w:val="24"/>
        </w:rPr>
      </w:pPr>
      <w:r>
        <w:rPr>
          <w:rFonts w:asciiTheme="minorHAnsi" w:eastAsiaTheme="minorEastAsia" w:hAnsiTheme="minorHAnsi" w:cstheme="minorBidi"/>
          <w:szCs w:val="24"/>
        </w:rPr>
        <w:t>Completed The Junior Level Program of “All India General Knowledge Examination” with Distinction.</w:t>
      </w:r>
    </w:p>
    <w:p w14:paraId="7B7A8388" w14:textId="1913A1C5" w:rsidR="00F43F4F" w:rsidRPr="00F43F4F" w:rsidRDefault="00F43F4F" w:rsidP="00CE04D6">
      <w:pPr>
        <w:pStyle w:val="ListParagraph"/>
        <w:numPr>
          <w:ilvl w:val="0"/>
          <w:numId w:val="52"/>
        </w:numPr>
        <w:rPr>
          <w:rFonts w:asciiTheme="minorHAnsi" w:eastAsiaTheme="minorEastAsia" w:hAnsiTheme="minorHAnsi" w:cstheme="minorBidi"/>
          <w:szCs w:val="24"/>
        </w:rPr>
      </w:pPr>
      <w:r>
        <w:rPr>
          <w:rFonts w:asciiTheme="minorHAnsi" w:eastAsiaTheme="minorEastAsia" w:hAnsiTheme="minorHAnsi" w:cstheme="minorBidi"/>
          <w:szCs w:val="24"/>
        </w:rPr>
        <w:t>Participated in 2nd International Level Science Talent Examination and secured 2nd Class in School Level.</w:t>
      </w:r>
    </w:p>
    <w:p w14:paraId="24EDA5D3" w14:textId="011DA1B8" w:rsidR="00F76BAD" w:rsidRDefault="00F76BAD" w:rsidP="536BCF33">
      <w:pPr>
        <w:pStyle w:val="Heading1"/>
        <w:rPr>
          <w:rFonts w:eastAsiaTheme="minorEastAsia"/>
        </w:rPr>
      </w:pPr>
    </w:p>
    <w:p w14:paraId="3BAB5C3D" w14:textId="1D9E6F68" w:rsidR="00F76BAD" w:rsidRDefault="00665743" w:rsidP="536BCF33">
      <w:r>
        <w:br w:type="page"/>
      </w:r>
    </w:p>
    <w:p w14:paraId="678FC636" w14:textId="7E06CC7C" w:rsidR="00F76BAD" w:rsidRDefault="00665743" w:rsidP="536BCF33">
      <w:pPr>
        <w:pStyle w:val="Heading1"/>
        <w:rPr>
          <w:rFonts w:eastAsiaTheme="minorEastAsia"/>
        </w:rPr>
      </w:pPr>
      <w:r>
        <w:rPr>
          <w:rFonts w:eastAsiaTheme="minorEastAsia"/>
        </w:rPr>
        <w:lastRenderedPageBreak/>
        <w:t>Training</w:t>
      </w:r>
    </w:p>
    <w:p w14:paraId="11B3FBB5" w14:textId="77777777" w:rsidR="00F76BAD" w:rsidRPr="00197CE3" w:rsidRDefault="00F76BAD" w:rsidP="00CE04D6">
      <w:pPr>
        <w:pStyle w:val="ListParagraph"/>
        <w:numPr>
          <w:ilvl w:val="0"/>
          <w:numId w:val="54"/>
        </w:numPr>
        <w:spacing w:after="0"/>
        <w:jc w:val="both"/>
        <w:rPr>
          <w:rFonts w:cs="Arial"/>
          <w:sz w:val="22"/>
        </w:rPr>
      </w:pPr>
      <w:r>
        <w:rPr>
          <w:rFonts w:cs="Arial"/>
          <w:sz w:val="22"/>
        </w:rPr>
        <w:t xml:space="preserve">Attended Training at CADD Centre on Catia &amp; Ansys, &amp; obtained a “Diploma in </w:t>
      </w:r>
      <w:r>
        <w:rPr>
          <w:rFonts w:cs="Arial"/>
          <w:i/>
          <w:sz w:val="22"/>
        </w:rPr>
        <w:t>3D Modeling &amp; Analysis</w:t>
      </w:r>
    </w:p>
    <w:p w14:paraId="40CC0C6C" w14:textId="77777777" w:rsidR="00F76BAD" w:rsidRPr="00197CE3" w:rsidRDefault="00F76BAD" w:rsidP="00CE04D6">
      <w:pPr>
        <w:pStyle w:val="ListParagraph"/>
        <w:numPr>
          <w:ilvl w:val="0"/>
          <w:numId w:val="54"/>
        </w:numPr>
        <w:spacing w:after="0"/>
        <w:jc w:val="both"/>
        <w:rPr>
          <w:rFonts w:cs="Arial"/>
          <w:sz w:val="22"/>
        </w:rPr>
      </w:pPr>
      <w:r>
        <w:rPr>
          <w:rFonts w:cs="Arial"/>
          <w:sz w:val="22"/>
        </w:rPr>
        <w:t>“Organization Study” at Bharat Fritz Werner Ltd.(BFW)</w:t>
      </w:r>
    </w:p>
    <w:p w14:paraId="5959022B" w14:textId="5339C699" w:rsidR="00F76BAD" w:rsidRPr="00F76BAD" w:rsidRDefault="00F76BAD" w:rsidP="00F76BAD">
      <w:pPr>
        <w:rPr>
          <w:rFonts w:eastAsiaTheme="minorEastAsia"/>
        </w:rPr>
        <w:sectPr w:rsidR="00F76BAD" w:rsidRPr="00F76BAD" w:rsidSect="00DF1666">
          <w:pgSz w:w="11906" w:h="16838" w:code="9"/>
          <w:pgMar w:top="1440" w:right="1080" w:bottom="1440" w:left="1080" w:header="720" w:footer="720" w:gutter="0"/>
          <w:cols w:space="720"/>
          <w:docGrid w:linePitch="360"/>
        </w:sectPr>
      </w:pPr>
    </w:p>
    <w:p w14:paraId="10AFB383" w14:textId="77777777" w:rsidR="00DF1666" w:rsidRPr="001717A7" w:rsidRDefault="00DF1666" w:rsidP="00DF1666">
      <w:pPr>
        <w:pStyle w:val="Heading1"/>
        <w:rPr>
          <w:rFonts w:eastAsiaTheme="minorEastAsia"/>
          <w:sz w:val="32"/>
          <w:szCs w:val="32"/>
        </w:rPr>
      </w:pPr>
      <w:commentRangeStart w:id="1"/>
      <w:r>
        <w:rPr>
          <w:rFonts w:eastAsiaTheme="minorEastAsia"/>
          <w:sz w:val="32"/>
          <w:szCs w:val="32"/>
        </w:rPr>
        <w:lastRenderedPageBreak/>
        <w:t xml:space="preserve">Personal Details  </w:t>
      </w:r>
      <w:commentRangeEnd w:id="1"/>
      <w:r>
        <w:rPr>
          <w:rStyle w:val="CommentReference"/>
        </w:rPr>
        <w:commentReference w:id="1"/>
      </w:r>
    </w:p>
    <w:p w14:paraId="3F86758B" w14:textId="0C512885" w:rsidR="00DF1666" w:rsidRPr="001717A7" w:rsidRDefault="00DF1666" w:rsidP="00CE04D6">
      <w:pPr>
        <w:pStyle w:val="ListParagraph"/>
        <w:numPr>
          <w:ilvl w:val="0"/>
          <w:numId w:val="17"/>
        </w:numPr>
        <w:rPr>
          <w:rFonts w:eastAsiaTheme="minorEastAsia"/>
          <w:sz w:val="22"/>
          <w:szCs w:val="20"/>
        </w:rPr>
      </w:pPr>
      <w:r>
        <w:rPr>
          <w:rFonts w:eastAsiaTheme="minorEastAsia"/>
          <w:sz w:val="22"/>
          <w:szCs w:val="20"/>
        </w:rPr>
        <w:t>Date of Birth: 31-</w:t>
      </w:r>
      <w:r>
        <w:t xml:space="preserve"> </w:t>
      </w:r>
      <w:r>
        <w:rPr>
          <w:rFonts w:eastAsiaTheme="minorEastAsia"/>
          <w:sz w:val="22"/>
          <w:szCs w:val="20"/>
        </w:rPr>
        <w:t xml:space="preserve">December -1989  </w:t>
      </w:r>
    </w:p>
    <w:p w14:paraId="24581DE1" w14:textId="77777777" w:rsidR="00DF1666" w:rsidRPr="001717A7" w:rsidRDefault="00DF1666" w:rsidP="00CE04D6">
      <w:pPr>
        <w:pStyle w:val="ListParagraph"/>
        <w:numPr>
          <w:ilvl w:val="0"/>
          <w:numId w:val="17"/>
        </w:numPr>
        <w:rPr>
          <w:rFonts w:eastAsiaTheme="minorEastAsia"/>
          <w:sz w:val="22"/>
          <w:szCs w:val="20"/>
        </w:rPr>
      </w:pPr>
      <w:r>
        <w:rPr>
          <w:rFonts w:eastAsiaTheme="minorEastAsia"/>
          <w:sz w:val="22"/>
          <w:szCs w:val="20"/>
        </w:rPr>
        <w:t xml:space="preserve">Nationality: Indian  </w:t>
      </w:r>
    </w:p>
    <w:p w14:paraId="637F060C" w14:textId="77777777" w:rsidR="00DF1666" w:rsidRPr="001717A7" w:rsidRDefault="00DF1666" w:rsidP="00CE04D6">
      <w:pPr>
        <w:pStyle w:val="ListParagraph"/>
        <w:numPr>
          <w:ilvl w:val="0"/>
          <w:numId w:val="17"/>
        </w:numPr>
        <w:rPr>
          <w:rFonts w:eastAsiaTheme="minorEastAsia"/>
          <w:sz w:val="22"/>
          <w:szCs w:val="20"/>
        </w:rPr>
      </w:pPr>
      <w:r>
        <w:rPr>
          <w:rFonts w:eastAsiaTheme="minorEastAsia"/>
          <w:sz w:val="22"/>
          <w:szCs w:val="20"/>
        </w:rPr>
        <w:t xml:space="preserve">Languages: English, Tamil, Kannada, Hindi, German (A2)  </w:t>
      </w:r>
    </w:p>
    <w:p w14:paraId="1B17D4E0" w14:textId="50CCA53E" w:rsidR="00DF1666" w:rsidRPr="004A0E28" w:rsidRDefault="00DF1666" w:rsidP="00CE04D6">
      <w:pPr>
        <w:pStyle w:val="ListParagraph"/>
        <w:numPr>
          <w:ilvl w:val="0"/>
          <w:numId w:val="17"/>
        </w:numPr>
        <w:rPr>
          <w:sz w:val="22"/>
          <w:szCs w:val="20"/>
        </w:rPr>
      </w:pPr>
      <w:r>
        <w:rPr>
          <w:rFonts w:eastAsiaTheme="minorEastAsia"/>
          <w:sz w:val="22"/>
          <w:szCs w:val="20"/>
        </w:rPr>
        <w:t>Hobbies: Reading, Basketball, Hiking, Sketching, Gardening, Keyboard Music, Photography</w:t>
      </w:r>
    </w:p>
    <w:p w14:paraId="444D8925" w14:textId="5E5A5DB1" w:rsidR="004A0E28" w:rsidRPr="00307AB7" w:rsidRDefault="004A0E28" w:rsidP="00CE04D6">
      <w:pPr>
        <w:pStyle w:val="ListParagraph"/>
        <w:numPr>
          <w:ilvl w:val="0"/>
          <w:numId w:val="17"/>
        </w:numPr>
        <w:rPr>
          <w:sz w:val="22"/>
          <w:szCs w:val="20"/>
        </w:rPr>
      </w:pPr>
      <w:r>
        <w:rPr>
          <w:rFonts w:eastAsiaTheme="minorEastAsia"/>
          <w:sz w:val="22"/>
          <w:szCs w:val="20"/>
        </w:rPr>
        <w:t>Marital Status: Unmarried</w:t>
      </w:r>
    </w:p>
    <w:p w14:paraId="19AF24BC" w14:textId="4DF22626" w:rsidR="00307AB7" w:rsidRPr="00307AB7" w:rsidRDefault="00307AB7" w:rsidP="00CE04D6">
      <w:pPr>
        <w:pStyle w:val="ListParagraph"/>
        <w:numPr>
          <w:ilvl w:val="0"/>
          <w:numId w:val="17"/>
        </w:numPr>
        <w:rPr>
          <w:sz w:val="22"/>
          <w:szCs w:val="20"/>
        </w:rPr>
      </w:pPr>
      <w:r>
        <w:rPr>
          <w:rFonts w:eastAsiaTheme="minorEastAsia"/>
          <w:sz w:val="22"/>
          <w:szCs w:val="20"/>
        </w:rPr>
        <w:t xml:space="preserve">Father’s Name: K Balakrishnan </w:t>
      </w:r>
      <w:r>
        <w:rPr>
          <w:rFonts w:cs="Arial"/>
          <w:color w:val="000000"/>
          <w:sz w:val="22"/>
          <w:szCs w:val="24"/>
          <w:lang w:val="en-IN" w:eastAsia="en-IN"/>
        </w:rPr>
        <w:t xml:space="preserve">(Retired </w:t>
      </w:r>
      <w:del w:id="9019" w:author="Claude" w:date="2026-06-10T00:00:00Z">
        <w:r>
          <w:delText>Additonal</w:delText>
        </w:r>
      </w:del>
      <w:ins w:id="9020" w:author="Claude" w:date="2026-06-10T00:00:00Z">
        <w:r>
          <w:t>Additional</w:t>
        </w:r>
      </w:ins>
      <w:r>
        <w:t xml:space="preserve"> General Manager at Hindustan Aeronautics Limited)</w:t>
      </w:r>
    </w:p>
    <w:p w14:paraId="3F5EF0EE" w14:textId="16313288" w:rsidR="00307AB7" w:rsidRPr="00D34A6E" w:rsidRDefault="00307AB7" w:rsidP="00CE04D6">
      <w:pPr>
        <w:pStyle w:val="ListParagraph"/>
        <w:numPr>
          <w:ilvl w:val="0"/>
          <w:numId w:val="17"/>
        </w:numPr>
        <w:rPr>
          <w:sz w:val="22"/>
          <w:szCs w:val="20"/>
        </w:rPr>
      </w:pPr>
      <w:r>
        <w:rPr>
          <w:rFonts w:eastAsiaTheme="minorEastAsia"/>
          <w:sz w:val="22"/>
          <w:szCs w:val="20"/>
        </w:rPr>
        <w:t xml:space="preserve">Mother’s Name: B Kalaiselvi (Retired </w:t>
      </w:r>
      <w:r>
        <w:rPr>
          <w:rFonts w:cs="Arial"/>
          <w:color w:val="000000"/>
          <w:sz w:val="22"/>
          <w:szCs w:val="24"/>
          <w:lang w:val="en-IN" w:eastAsia="en-IN"/>
        </w:rPr>
        <w:t>Senior Teacher at Vagdevi Vilas School)</w:t>
      </w:r>
    </w:p>
    <w:p w14:paraId="76BD7E0D" w14:textId="7DB80424" w:rsidR="0038113A" w:rsidRDefault="0038113A" w:rsidP="00DF1666"/>
    <w:p w14:paraId="009250D5" w14:textId="77777777" w:rsidR="00252BB3" w:rsidRPr="00FD5887" w:rsidRDefault="00252BB3" w:rsidP="00252BB3">
      <w:pPr>
        <w:pStyle w:val="BodyText3"/>
        <w:spacing w:after="0" w:line="240" w:lineRule="auto"/>
        <w:ind w:firstLine="720"/>
        <w:jc w:val="both"/>
        <w:rPr>
          <w:rFonts w:asciiTheme="minorHAnsi" w:hAnsiTheme="minorHAnsi" w:cs="Arial"/>
          <w:sz w:val="24"/>
          <w:szCs w:val="24"/>
        </w:rPr>
      </w:pPr>
      <w:r>
        <w:rPr>
          <w:rFonts w:asciiTheme="minorHAnsi" w:eastAsiaTheme="minorEastAsia" w:hAnsiTheme="minorHAnsi" w:cstheme="minorBidi"/>
          <w:sz w:val="24"/>
          <w:szCs w:val="24"/>
        </w:rPr>
        <w:t>I hereby declare that the above information given by me is true to the best of my knowledge &amp; belief.</w:t>
      </w:r>
    </w:p>
    <w:p w14:paraId="0833B561" w14:textId="77777777" w:rsidR="00252BB3" w:rsidRPr="00FD5887" w:rsidRDefault="00252BB3" w:rsidP="00252BB3">
      <w:pPr>
        <w:pStyle w:val="NoSpacing"/>
        <w:ind w:left="6480"/>
        <w:jc w:val="center"/>
        <w:rPr>
          <w:rFonts w:asciiTheme="minorHAnsi" w:hAnsiTheme="minorHAnsi" w:cs="Arial"/>
          <w:szCs w:val="24"/>
        </w:rPr>
      </w:pPr>
      <w:r>
        <w:rPr>
          <w:rFonts w:asciiTheme="minorHAnsi" w:eastAsiaTheme="minorEastAsia" w:hAnsiTheme="minorHAnsi" w:cstheme="minorBidi"/>
          <w:szCs w:val="24"/>
        </w:rPr>
        <w:t xml:space="preserve"> Sincerely </w:t>
      </w:r>
      <w:r>
        <w:rPr>
          <w:rFonts w:asciiTheme="minorHAnsi" w:hAnsiTheme="minorHAnsi" w:cs="Arial"/>
          <w:szCs w:val="24"/>
        </w:rPr>
        <w:tab/>
      </w:r>
      <w:r>
        <w:rPr>
          <w:rFonts w:asciiTheme="minorHAnsi" w:eastAsiaTheme="minorEastAsia" w:hAnsiTheme="minorHAnsi" w:cstheme="minorBidi"/>
          <w:szCs w:val="24"/>
        </w:rPr>
        <w:t xml:space="preserve"> </w:t>
      </w:r>
    </w:p>
    <w:p w14:paraId="42C1EDFB" w14:textId="77777777" w:rsidR="00252BB3" w:rsidRPr="00FD5887" w:rsidRDefault="00252BB3" w:rsidP="00252BB3">
      <w:pPr>
        <w:pStyle w:val="NoSpacing"/>
        <w:ind w:left="2127" w:hanging="2127"/>
        <w:jc w:val="right"/>
        <w:rPr>
          <w:rFonts w:asciiTheme="minorHAnsi" w:hAnsiTheme="minorHAnsi" w:cs="Arial"/>
          <w:szCs w:val="24"/>
        </w:rPr>
      </w:pPr>
      <w:r>
        <w:rPr>
          <w:noProof/>
        </w:rPr>
        <w:drawing>
          <wp:inline distT="0" distB="0" distL="0" distR="0" wp14:anchorId="24D38DD0" wp14:editId="75F2793F">
            <wp:extent cx="1023582" cy="490172"/>
            <wp:effectExtent l="0" t="0" r="5715" b="5715"/>
            <wp:docPr id="212105767" name="Picture 1" descr="Signatures - Copy"/>
            <wp:cNvGraphicFramePr>
              <ns8:graphicFrameLocks noChangeAspect="1"/>
            </wp:cNvGraphicFramePr>
            <ns8:graphic>
              <ns8:graphicData uri="http://schemas.openxmlformats.org/drawingml/2006/picture">
                <ns9:pic>
                  <ns9:nvPicPr>
                    <ns9:cNvPr id="0" name="Picture 1"/>
                    <ns9:cNvPicPr/>
                  </ns9:nvPicPr>
                  <ns9:blipFill>
                    <ns8:blip r:embed="rId12" cstate="print">
                      <ns8:extLst>
                        <ns8:ext uri="{28A0092B-C50C-407E-A947-70E740481C1C}">
                          <ns10:useLocalDpi val="0"/>
                        </ns8:ext>
                      </ns8:extLst>
                    </ns8:blip>
                    <ns8:stretch>
                      <ns8:fillRect/>
                    </ns8:stretch>
                  </ns9:blipFill>
                  <ns9:spPr>
                    <ns8:xfrm>
                      <ns8:off x="0" y="0"/>
                      <ns8:ext cx="1023582" cy="490172"/>
                    </ns8:xfrm>
                    <ns8:prstGeom prst="rect">
                      <ns8:avLst/>
                    </ns8:prstGeom>
                  </ns9:spPr>
                </ns9:pic>
              </ns8:graphicData>
            </ns8:graphic>
          </wp:inline>
        </w:drawing>
      </w:r>
      <w:r>
        <w:tab/>
      </w:r>
    </w:p>
    <w:p w14:paraId="67ECC018" w14:textId="77777777" w:rsidR="00252BB3" w:rsidRPr="00DF1666" w:rsidRDefault="00252BB3" w:rsidP="00DF1666"/>
    <w:sectPr w:rsidR="00252BB3" w:rsidRPr="00DF1666" w:rsidSect="00DF1666">
      <w:pgSz w:w="11906" w:h="16838" w:code="9"/>
      <w:pgMar w:top="1440" w:right="1080" w:bottom="1440" w:left="108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laude" w:date="2026-06-10T06:46:11Z" w:initials="C">
    <w:p w14:paraId="40E7A2E6" w14:textId="77777777">
      <w:r>
        <w:rPr>
          <w:rStyle w:val="CommentReference"/>
        </w:rPr>
        <w:annotationRef/>
      </w:r>
      <w:r>
        <w:rPr>
          <w:color w:val="000000"/>
          <w:sz w:val="20"/>
          <w:szCs w:val="20"/>
        </w:rPr>
        <w:t>Recommend dropping this Proficiency column entirely. Self-ratings like “Beginner – Databases” undersell a Staff Engineer whose experience section describes architecting ClickHouse and PostgreSQL systems; the work history demonstrates depth better than a self-graded label.</w:t>
      </w:r>
    </w:p>
  </w:comment>
  <w:comment w:id="1" w:author="Claude" w:date="2026-06-10T06:46:12Z" w:initials="C">
    <w:p w14:paraId="7D066478" w14:textId="77777777">
      <w:r>
        <w:rPr>
          <w:rStyle w:val="CommentReference"/>
        </w:rPr>
        <w:annotationRef/>
      </w:r>
      <w:r>
        <w:rPr>
          <w:color w:val="000000"/>
          <w:sz w:val="20"/>
          <w:szCs w:val="20"/>
        </w:rPr>
        <w:t>For international (US/EU) applications, consider removing this Personal Details section — date of birth, marital status, and parents’ details are standard in India but can trigger bias-screening concerns abroad. Keep a version with it for Indian employers if needed.</w:t>
      </w:r>
    </w:p>
  </w:comment>
  <w:comment w:id="2" w:author="Claude" w:date="2026-06-10T06:46:12Z" w:initials="C">
    <w:p w14:paraId="337727C7" w14:textId="77777777">
      <w:r>
        <w:rPr>
          <w:rStyle w:val="CommentReference"/>
        </w:rPr>
        <w:annotationRef/>
      </w:r>
      <w:r>
        <w:rPr>
          <w:color w:val="000000"/>
          <w:sz w:val="20"/>
          <w:szCs w:val="20"/>
        </w:rPr>
        <w:t>End date corrected from “Feb 2025” (which preceded the start date) to “Feb 2026” — please verify this is the actual end month.</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0E7A2E6" w15:done="0"/>
  <w15:commentEx w15:paraId="7D066478" w15:done="0"/>
  <w15:commentEx w15:paraId="337727C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3E91A14D" w16cex:dateUtc="2026-06-10T06:46:11Z"/>
  <w16cex:commentExtensible w16cex:durableId="613B6BF9" w16cex:dateUtc="2026-06-10T06:46:12Z"/>
  <w16cex:commentExtensible w16cex:durableId="60EB9795" w16cex:dateUtc="2026-06-10T06:46:12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0E7A2E6" w16cid:durableId="3E91A14D"/>
  <w16cid:commentId w16cid:paraId="7D066478" w16cid:durableId="613B6BF9"/>
  <w16cid:commentId w16cid:paraId="337727C7" w16cid:durableId="60EB979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1763" w14:textId="77777777" w:rsidR="00B82515" w:rsidRDefault="00B82515" w:rsidP="003117E9">
      <w:pPr>
        <w:spacing w:after="0" w:line="240" w:lineRule="auto"/>
      </w:pPr>
      <w:r>
        <w:separator/>
      </w:r>
    </w:p>
  </w:endnote>
  <w:endnote w:type="continuationSeparator" w:id="0">
    <w:p w14:paraId="7500C89F" w14:textId="77777777" w:rsidR="00B82515" w:rsidRDefault="00B82515" w:rsidP="003117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Yu Gothic"/>
    <w:panose1 w:val="020B0604020202020204"/>
    <w:charset w:val="80"/>
    <w:family w:val="auto"/>
    <w:pitch w:val="default"/>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ystem-ui">
    <w:altName w:val="Cambria"/>
    <w:panose1 w:val="020B0604020202020204"/>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E5908" w14:textId="74B43F3A" w:rsidR="0079725F" w:rsidRPr="00F8263D" w:rsidRDefault="0079725F" w:rsidP="00F8263D">
    <w:pPr>
      <w:pStyle w:val="NoSpacing"/>
      <w:ind w:left="720"/>
      <w:jc w:val="center"/>
      <w:rPr>
        <w:rFonts w:asciiTheme="minorHAnsi" w:hAnsiTheme="minorHAnsi" w:cs="Arial"/>
        <w:szCs w:val="24"/>
        <w:lang w:val="de-DE"/>
      </w:rPr>
    </w:pPr>
    <w:hyperlink r:id="rId1">
      <w:r w:rsidRPr="002D5A34">
        <w:rPr>
          <w:rStyle w:val="Hyperlink"/>
          <w:rFonts w:asciiTheme="minorHAnsi" w:eastAsiaTheme="minorEastAsia" w:hAnsiTheme="minorHAnsi" w:cstheme="minorBidi"/>
          <w:szCs w:val="24"/>
          <w:lang w:val="de-DE"/>
        </w:rPr>
        <w:t>vivekanandb@hotmail.com</w:t>
      </w:r>
    </w:hyperlink>
    <w:r w:rsidRPr="002D5A34">
      <w:rPr>
        <w:rStyle w:val="Hyperlink"/>
        <w:rFonts w:asciiTheme="minorHAnsi" w:eastAsiaTheme="minorEastAsia" w:hAnsiTheme="minorHAnsi" w:cstheme="minorBidi"/>
        <w:szCs w:val="24"/>
        <w:lang w:val="de-DE"/>
      </w:rPr>
      <w:t xml:space="preserve"> | </w:t>
    </w:r>
    <w:r>
      <w:rPr>
        <w:rFonts w:asciiTheme="minorHAnsi" w:eastAsiaTheme="minorEastAsia" w:hAnsiTheme="minorHAnsi" w:cstheme="minorBidi"/>
        <w:szCs w:val="24"/>
        <w:lang w:val="de-DE"/>
      </w:rPr>
      <w:t>+91-97381-26623</w:t>
    </w:r>
    <w:r w:rsidR="006B1938">
      <w:rPr>
        <w:rFonts w:asciiTheme="minorHAnsi" w:eastAsiaTheme="minorEastAsia" w:hAnsiTheme="minorHAnsi" w:cstheme="minorBidi"/>
        <w:szCs w:val="24"/>
        <w:lang w:val="de-DE"/>
      </w:rPr>
      <w:t xml:space="preserve"> | +91-99728-82954 | </w:t>
    </w:r>
    <w:r w:rsidR="00F8263D" w:rsidRPr="002D5A34">
      <w:rPr>
        <w:rFonts w:asciiTheme="minorHAnsi" w:eastAsiaTheme="minorEastAsia" w:hAnsiTheme="minorHAnsi" w:cstheme="minorBidi"/>
        <w:szCs w:val="24"/>
        <w:lang w:val="de-DE"/>
      </w:rPr>
      <w:t>#300, Adj. D’Mart, Varthur Main Road, Siddapura, Bangalore - 560066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DB30E8" w14:textId="77777777" w:rsidR="00B82515" w:rsidRDefault="00B82515" w:rsidP="003117E9">
      <w:pPr>
        <w:spacing w:after="0" w:line="240" w:lineRule="auto"/>
      </w:pPr>
      <w:r>
        <w:separator/>
      </w:r>
    </w:p>
  </w:footnote>
  <w:footnote w:type="continuationSeparator" w:id="0">
    <w:p w14:paraId="1A156488" w14:textId="77777777" w:rsidR="00B82515" w:rsidRDefault="00B82515" w:rsidP="003117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00000002"/>
    <w:name w:val="WWNum2"/>
    <w:lvl w:ilvl="0">
      <w:start w:val="1"/>
      <w:numFmt w:val="bullet"/>
      <w:lvlText w:val=""/>
      <w:lvlJc w:val="left"/>
      <w:pPr>
        <w:tabs>
          <w:tab w:val="num" w:pos="360"/>
        </w:tabs>
        <w:ind w:left="360" w:hanging="360"/>
      </w:pPr>
      <w:rPr>
        <w:rFonts w:ascii="Symbol" w:hAnsi="Symbol"/>
        <w:sz w:val="20"/>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0000003"/>
    <w:multiLevelType w:val="multilevel"/>
    <w:tmpl w:val="00000003"/>
    <w:name w:val="WWNum5"/>
    <w:lvl w:ilvl="0">
      <w:start w:val="1"/>
      <w:numFmt w:val="bullet"/>
      <w:lvlText w:val="-"/>
      <w:lvlJc w:val="left"/>
      <w:pPr>
        <w:tabs>
          <w:tab w:val="num" w:pos="1080"/>
        </w:tabs>
        <w:ind w:left="1080" w:hanging="360"/>
      </w:pPr>
      <w:rPr>
        <w:rFonts w:ascii="OpenSymbol" w:hAnsi="OpenSymbol"/>
        <w:sz w:val="22"/>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001C503B"/>
    <w:multiLevelType w:val="multilevel"/>
    <w:tmpl w:val="97C4C7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0A144C"/>
    <w:multiLevelType w:val="multilevel"/>
    <w:tmpl w:val="D5025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5B3B5C"/>
    <w:multiLevelType w:val="hybridMultilevel"/>
    <w:tmpl w:val="F9B0855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046F4B84"/>
    <w:multiLevelType w:val="hybridMultilevel"/>
    <w:tmpl w:val="917A95A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05E25E72"/>
    <w:multiLevelType w:val="multilevel"/>
    <w:tmpl w:val="97C4C7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A726B1"/>
    <w:multiLevelType w:val="hybridMultilevel"/>
    <w:tmpl w:val="FFFFFFFF"/>
    <w:lvl w:ilvl="0" w:tplc="C43016F2">
      <w:start w:val="1"/>
      <w:numFmt w:val="bullet"/>
      <w:lvlText w:val=""/>
      <w:lvlJc w:val="left"/>
      <w:pPr>
        <w:ind w:left="720" w:hanging="360"/>
      </w:pPr>
      <w:rPr>
        <w:rFonts w:ascii="Symbol" w:hAnsi="Symbol" w:hint="default"/>
      </w:rPr>
    </w:lvl>
    <w:lvl w:ilvl="1" w:tplc="839C7332">
      <w:start w:val="1"/>
      <w:numFmt w:val="bullet"/>
      <w:lvlText w:val="o"/>
      <w:lvlJc w:val="left"/>
      <w:pPr>
        <w:ind w:left="1440" w:hanging="360"/>
      </w:pPr>
      <w:rPr>
        <w:rFonts w:ascii="Courier New" w:hAnsi="Courier New" w:hint="default"/>
      </w:rPr>
    </w:lvl>
    <w:lvl w:ilvl="2" w:tplc="D554A206">
      <w:start w:val="1"/>
      <w:numFmt w:val="bullet"/>
      <w:lvlText w:val=""/>
      <w:lvlJc w:val="left"/>
      <w:pPr>
        <w:ind w:left="2160" w:hanging="360"/>
      </w:pPr>
      <w:rPr>
        <w:rFonts w:ascii="Wingdings" w:hAnsi="Wingdings" w:hint="default"/>
      </w:rPr>
    </w:lvl>
    <w:lvl w:ilvl="3" w:tplc="40B6E14A">
      <w:start w:val="1"/>
      <w:numFmt w:val="bullet"/>
      <w:lvlText w:val=""/>
      <w:lvlJc w:val="left"/>
      <w:pPr>
        <w:ind w:left="2880" w:hanging="360"/>
      </w:pPr>
      <w:rPr>
        <w:rFonts w:ascii="Symbol" w:hAnsi="Symbol" w:hint="default"/>
      </w:rPr>
    </w:lvl>
    <w:lvl w:ilvl="4" w:tplc="67B06366">
      <w:start w:val="1"/>
      <w:numFmt w:val="bullet"/>
      <w:lvlText w:val="o"/>
      <w:lvlJc w:val="left"/>
      <w:pPr>
        <w:ind w:left="3600" w:hanging="360"/>
      </w:pPr>
      <w:rPr>
        <w:rFonts w:ascii="Courier New" w:hAnsi="Courier New" w:hint="default"/>
      </w:rPr>
    </w:lvl>
    <w:lvl w:ilvl="5" w:tplc="A1502BC0">
      <w:start w:val="1"/>
      <w:numFmt w:val="bullet"/>
      <w:lvlText w:val=""/>
      <w:lvlJc w:val="left"/>
      <w:pPr>
        <w:ind w:left="4320" w:hanging="360"/>
      </w:pPr>
      <w:rPr>
        <w:rFonts w:ascii="Wingdings" w:hAnsi="Wingdings" w:hint="default"/>
      </w:rPr>
    </w:lvl>
    <w:lvl w:ilvl="6" w:tplc="B2981EE8">
      <w:start w:val="1"/>
      <w:numFmt w:val="bullet"/>
      <w:lvlText w:val=""/>
      <w:lvlJc w:val="left"/>
      <w:pPr>
        <w:ind w:left="5040" w:hanging="360"/>
      </w:pPr>
      <w:rPr>
        <w:rFonts w:ascii="Symbol" w:hAnsi="Symbol" w:hint="default"/>
      </w:rPr>
    </w:lvl>
    <w:lvl w:ilvl="7" w:tplc="F3661C70">
      <w:start w:val="1"/>
      <w:numFmt w:val="bullet"/>
      <w:lvlText w:val="o"/>
      <w:lvlJc w:val="left"/>
      <w:pPr>
        <w:ind w:left="5760" w:hanging="360"/>
      </w:pPr>
      <w:rPr>
        <w:rFonts w:ascii="Courier New" w:hAnsi="Courier New" w:hint="default"/>
      </w:rPr>
    </w:lvl>
    <w:lvl w:ilvl="8" w:tplc="758841E4">
      <w:start w:val="1"/>
      <w:numFmt w:val="bullet"/>
      <w:lvlText w:val=""/>
      <w:lvlJc w:val="left"/>
      <w:pPr>
        <w:ind w:left="6480" w:hanging="360"/>
      </w:pPr>
      <w:rPr>
        <w:rFonts w:ascii="Wingdings" w:hAnsi="Wingdings" w:hint="default"/>
      </w:rPr>
    </w:lvl>
  </w:abstractNum>
  <w:abstractNum w:abstractNumId="8" w15:restartNumberingAfterBreak="0">
    <w:nsid w:val="092BAD27"/>
    <w:multiLevelType w:val="hybridMultilevel"/>
    <w:tmpl w:val="FFFFFFFF"/>
    <w:lvl w:ilvl="0" w:tplc="7DDE1A62">
      <w:start w:val="1"/>
      <w:numFmt w:val="bullet"/>
      <w:lvlText w:val=""/>
      <w:lvlJc w:val="left"/>
      <w:pPr>
        <w:ind w:left="720" w:hanging="360"/>
      </w:pPr>
      <w:rPr>
        <w:rFonts w:ascii="Symbol" w:hAnsi="Symbol" w:hint="default"/>
      </w:rPr>
    </w:lvl>
    <w:lvl w:ilvl="1" w:tplc="77DEDC6A">
      <w:start w:val="1"/>
      <w:numFmt w:val="bullet"/>
      <w:lvlText w:val="o"/>
      <w:lvlJc w:val="left"/>
      <w:pPr>
        <w:ind w:left="1440" w:hanging="360"/>
      </w:pPr>
      <w:rPr>
        <w:rFonts w:ascii="Courier New" w:hAnsi="Courier New" w:hint="default"/>
      </w:rPr>
    </w:lvl>
    <w:lvl w:ilvl="2" w:tplc="4D205CFA">
      <w:start w:val="1"/>
      <w:numFmt w:val="bullet"/>
      <w:lvlText w:val=""/>
      <w:lvlJc w:val="left"/>
      <w:pPr>
        <w:ind w:left="2160" w:hanging="360"/>
      </w:pPr>
      <w:rPr>
        <w:rFonts w:ascii="Wingdings" w:hAnsi="Wingdings" w:hint="default"/>
      </w:rPr>
    </w:lvl>
    <w:lvl w:ilvl="3" w:tplc="461E47C0">
      <w:start w:val="1"/>
      <w:numFmt w:val="bullet"/>
      <w:lvlText w:val=""/>
      <w:lvlJc w:val="left"/>
      <w:pPr>
        <w:ind w:left="2880" w:hanging="360"/>
      </w:pPr>
      <w:rPr>
        <w:rFonts w:ascii="Symbol" w:hAnsi="Symbol" w:hint="default"/>
      </w:rPr>
    </w:lvl>
    <w:lvl w:ilvl="4" w:tplc="EF5E884E">
      <w:start w:val="1"/>
      <w:numFmt w:val="bullet"/>
      <w:lvlText w:val="o"/>
      <w:lvlJc w:val="left"/>
      <w:pPr>
        <w:ind w:left="3600" w:hanging="360"/>
      </w:pPr>
      <w:rPr>
        <w:rFonts w:ascii="Courier New" w:hAnsi="Courier New" w:hint="default"/>
      </w:rPr>
    </w:lvl>
    <w:lvl w:ilvl="5" w:tplc="7D742F00">
      <w:start w:val="1"/>
      <w:numFmt w:val="bullet"/>
      <w:lvlText w:val=""/>
      <w:lvlJc w:val="left"/>
      <w:pPr>
        <w:ind w:left="4320" w:hanging="360"/>
      </w:pPr>
      <w:rPr>
        <w:rFonts w:ascii="Wingdings" w:hAnsi="Wingdings" w:hint="default"/>
      </w:rPr>
    </w:lvl>
    <w:lvl w:ilvl="6" w:tplc="72CED6C8">
      <w:start w:val="1"/>
      <w:numFmt w:val="bullet"/>
      <w:lvlText w:val=""/>
      <w:lvlJc w:val="left"/>
      <w:pPr>
        <w:ind w:left="5040" w:hanging="360"/>
      </w:pPr>
      <w:rPr>
        <w:rFonts w:ascii="Symbol" w:hAnsi="Symbol" w:hint="default"/>
      </w:rPr>
    </w:lvl>
    <w:lvl w:ilvl="7" w:tplc="3B4A12AA">
      <w:start w:val="1"/>
      <w:numFmt w:val="bullet"/>
      <w:lvlText w:val="o"/>
      <w:lvlJc w:val="left"/>
      <w:pPr>
        <w:ind w:left="5760" w:hanging="360"/>
      </w:pPr>
      <w:rPr>
        <w:rFonts w:ascii="Courier New" w:hAnsi="Courier New" w:hint="default"/>
      </w:rPr>
    </w:lvl>
    <w:lvl w:ilvl="8" w:tplc="5D04DDE4">
      <w:start w:val="1"/>
      <w:numFmt w:val="bullet"/>
      <w:lvlText w:val=""/>
      <w:lvlJc w:val="left"/>
      <w:pPr>
        <w:ind w:left="6480" w:hanging="360"/>
      </w:pPr>
      <w:rPr>
        <w:rFonts w:ascii="Wingdings" w:hAnsi="Wingdings" w:hint="default"/>
      </w:rPr>
    </w:lvl>
  </w:abstractNum>
  <w:abstractNum w:abstractNumId="9" w15:restartNumberingAfterBreak="0">
    <w:nsid w:val="0E947CD5"/>
    <w:multiLevelType w:val="hybridMultilevel"/>
    <w:tmpl w:val="A7DA086E"/>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1620739B"/>
    <w:multiLevelType w:val="hybridMultilevel"/>
    <w:tmpl w:val="FFFFFFFF"/>
    <w:lvl w:ilvl="0" w:tplc="AA2001FC">
      <w:start w:val="1"/>
      <w:numFmt w:val="bullet"/>
      <w:lvlText w:val=""/>
      <w:lvlJc w:val="left"/>
      <w:pPr>
        <w:ind w:left="720" w:hanging="360"/>
      </w:pPr>
      <w:rPr>
        <w:rFonts w:ascii="Symbol" w:hAnsi="Symbol" w:hint="default"/>
      </w:rPr>
    </w:lvl>
    <w:lvl w:ilvl="1" w:tplc="8E8638F0">
      <w:start w:val="1"/>
      <w:numFmt w:val="bullet"/>
      <w:lvlText w:val="o"/>
      <w:lvlJc w:val="left"/>
      <w:pPr>
        <w:ind w:left="1440" w:hanging="360"/>
      </w:pPr>
      <w:rPr>
        <w:rFonts w:ascii="Courier New" w:hAnsi="Courier New" w:hint="default"/>
      </w:rPr>
    </w:lvl>
    <w:lvl w:ilvl="2" w:tplc="E048D1C2">
      <w:start w:val="1"/>
      <w:numFmt w:val="bullet"/>
      <w:lvlText w:val=""/>
      <w:lvlJc w:val="left"/>
      <w:pPr>
        <w:ind w:left="2160" w:hanging="360"/>
      </w:pPr>
      <w:rPr>
        <w:rFonts w:ascii="Wingdings" w:hAnsi="Wingdings" w:hint="default"/>
      </w:rPr>
    </w:lvl>
    <w:lvl w:ilvl="3" w:tplc="7A046994">
      <w:start w:val="1"/>
      <w:numFmt w:val="bullet"/>
      <w:lvlText w:val=""/>
      <w:lvlJc w:val="left"/>
      <w:pPr>
        <w:ind w:left="2880" w:hanging="360"/>
      </w:pPr>
      <w:rPr>
        <w:rFonts w:ascii="Symbol" w:hAnsi="Symbol" w:hint="default"/>
      </w:rPr>
    </w:lvl>
    <w:lvl w:ilvl="4" w:tplc="EA926CB0">
      <w:start w:val="1"/>
      <w:numFmt w:val="bullet"/>
      <w:lvlText w:val="o"/>
      <w:lvlJc w:val="left"/>
      <w:pPr>
        <w:ind w:left="3600" w:hanging="360"/>
      </w:pPr>
      <w:rPr>
        <w:rFonts w:ascii="Courier New" w:hAnsi="Courier New" w:hint="default"/>
      </w:rPr>
    </w:lvl>
    <w:lvl w:ilvl="5" w:tplc="2D048092">
      <w:start w:val="1"/>
      <w:numFmt w:val="bullet"/>
      <w:lvlText w:val=""/>
      <w:lvlJc w:val="left"/>
      <w:pPr>
        <w:ind w:left="4320" w:hanging="360"/>
      </w:pPr>
      <w:rPr>
        <w:rFonts w:ascii="Wingdings" w:hAnsi="Wingdings" w:hint="default"/>
      </w:rPr>
    </w:lvl>
    <w:lvl w:ilvl="6" w:tplc="DD849AC8">
      <w:start w:val="1"/>
      <w:numFmt w:val="bullet"/>
      <w:lvlText w:val=""/>
      <w:lvlJc w:val="left"/>
      <w:pPr>
        <w:ind w:left="5040" w:hanging="360"/>
      </w:pPr>
      <w:rPr>
        <w:rFonts w:ascii="Symbol" w:hAnsi="Symbol" w:hint="default"/>
      </w:rPr>
    </w:lvl>
    <w:lvl w:ilvl="7" w:tplc="7DDA8F7A">
      <w:start w:val="1"/>
      <w:numFmt w:val="bullet"/>
      <w:lvlText w:val="o"/>
      <w:lvlJc w:val="left"/>
      <w:pPr>
        <w:ind w:left="5760" w:hanging="360"/>
      </w:pPr>
      <w:rPr>
        <w:rFonts w:ascii="Courier New" w:hAnsi="Courier New" w:hint="default"/>
      </w:rPr>
    </w:lvl>
    <w:lvl w:ilvl="8" w:tplc="C5865AEC">
      <w:start w:val="1"/>
      <w:numFmt w:val="bullet"/>
      <w:lvlText w:val=""/>
      <w:lvlJc w:val="left"/>
      <w:pPr>
        <w:ind w:left="6480" w:hanging="360"/>
      </w:pPr>
      <w:rPr>
        <w:rFonts w:ascii="Wingdings" w:hAnsi="Wingdings" w:hint="default"/>
      </w:rPr>
    </w:lvl>
  </w:abstractNum>
  <w:abstractNum w:abstractNumId="11" w15:restartNumberingAfterBreak="0">
    <w:nsid w:val="17653D98"/>
    <w:multiLevelType w:val="hybridMultilevel"/>
    <w:tmpl w:val="46EE73B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179B97EF"/>
    <w:multiLevelType w:val="hybridMultilevel"/>
    <w:tmpl w:val="FFFFFFFF"/>
    <w:lvl w:ilvl="0" w:tplc="826CE374">
      <w:start w:val="1"/>
      <w:numFmt w:val="bullet"/>
      <w:lvlText w:val=""/>
      <w:lvlJc w:val="left"/>
      <w:pPr>
        <w:ind w:left="720" w:hanging="360"/>
      </w:pPr>
      <w:rPr>
        <w:rFonts w:ascii="Symbol" w:hAnsi="Symbol" w:hint="default"/>
      </w:rPr>
    </w:lvl>
    <w:lvl w:ilvl="1" w:tplc="5BC05C70">
      <w:start w:val="1"/>
      <w:numFmt w:val="bullet"/>
      <w:lvlText w:val="o"/>
      <w:lvlJc w:val="left"/>
      <w:pPr>
        <w:ind w:left="1440" w:hanging="360"/>
      </w:pPr>
      <w:rPr>
        <w:rFonts w:ascii="Courier New" w:hAnsi="Courier New" w:hint="default"/>
      </w:rPr>
    </w:lvl>
    <w:lvl w:ilvl="2" w:tplc="D2C8E852">
      <w:start w:val="1"/>
      <w:numFmt w:val="bullet"/>
      <w:lvlText w:val=""/>
      <w:lvlJc w:val="left"/>
      <w:pPr>
        <w:ind w:left="2160" w:hanging="360"/>
      </w:pPr>
      <w:rPr>
        <w:rFonts w:ascii="Wingdings" w:hAnsi="Wingdings" w:hint="default"/>
      </w:rPr>
    </w:lvl>
    <w:lvl w:ilvl="3" w:tplc="4E7C640A">
      <w:start w:val="1"/>
      <w:numFmt w:val="bullet"/>
      <w:lvlText w:val=""/>
      <w:lvlJc w:val="left"/>
      <w:pPr>
        <w:ind w:left="2880" w:hanging="360"/>
      </w:pPr>
      <w:rPr>
        <w:rFonts w:ascii="Symbol" w:hAnsi="Symbol" w:hint="default"/>
      </w:rPr>
    </w:lvl>
    <w:lvl w:ilvl="4" w:tplc="46101FB0">
      <w:start w:val="1"/>
      <w:numFmt w:val="bullet"/>
      <w:lvlText w:val="o"/>
      <w:lvlJc w:val="left"/>
      <w:pPr>
        <w:ind w:left="3600" w:hanging="360"/>
      </w:pPr>
      <w:rPr>
        <w:rFonts w:ascii="Courier New" w:hAnsi="Courier New" w:hint="default"/>
      </w:rPr>
    </w:lvl>
    <w:lvl w:ilvl="5" w:tplc="0800678C">
      <w:start w:val="1"/>
      <w:numFmt w:val="bullet"/>
      <w:lvlText w:val=""/>
      <w:lvlJc w:val="left"/>
      <w:pPr>
        <w:ind w:left="4320" w:hanging="360"/>
      </w:pPr>
      <w:rPr>
        <w:rFonts w:ascii="Wingdings" w:hAnsi="Wingdings" w:hint="default"/>
      </w:rPr>
    </w:lvl>
    <w:lvl w:ilvl="6" w:tplc="05A8663E">
      <w:start w:val="1"/>
      <w:numFmt w:val="bullet"/>
      <w:lvlText w:val=""/>
      <w:lvlJc w:val="left"/>
      <w:pPr>
        <w:ind w:left="5040" w:hanging="360"/>
      </w:pPr>
      <w:rPr>
        <w:rFonts w:ascii="Symbol" w:hAnsi="Symbol" w:hint="default"/>
      </w:rPr>
    </w:lvl>
    <w:lvl w:ilvl="7" w:tplc="BE2E8166">
      <w:start w:val="1"/>
      <w:numFmt w:val="bullet"/>
      <w:lvlText w:val="o"/>
      <w:lvlJc w:val="left"/>
      <w:pPr>
        <w:ind w:left="5760" w:hanging="360"/>
      </w:pPr>
      <w:rPr>
        <w:rFonts w:ascii="Courier New" w:hAnsi="Courier New" w:hint="default"/>
      </w:rPr>
    </w:lvl>
    <w:lvl w:ilvl="8" w:tplc="BDB0B6FE">
      <w:start w:val="1"/>
      <w:numFmt w:val="bullet"/>
      <w:lvlText w:val=""/>
      <w:lvlJc w:val="left"/>
      <w:pPr>
        <w:ind w:left="6480" w:hanging="360"/>
      </w:pPr>
      <w:rPr>
        <w:rFonts w:ascii="Wingdings" w:hAnsi="Wingdings" w:hint="default"/>
      </w:rPr>
    </w:lvl>
  </w:abstractNum>
  <w:abstractNum w:abstractNumId="13" w15:restartNumberingAfterBreak="0">
    <w:nsid w:val="1896661D"/>
    <w:multiLevelType w:val="hybridMultilevel"/>
    <w:tmpl w:val="60B68C0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1B6412B3"/>
    <w:multiLevelType w:val="multilevel"/>
    <w:tmpl w:val="3530D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A39099"/>
    <w:multiLevelType w:val="hybridMultilevel"/>
    <w:tmpl w:val="FFFFFFFF"/>
    <w:lvl w:ilvl="0" w:tplc="5D6C796C">
      <w:start w:val="1"/>
      <w:numFmt w:val="bullet"/>
      <w:lvlText w:val=""/>
      <w:lvlJc w:val="left"/>
      <w:pPr>
        <w:ind w:left="720" w:hanging="360"/>
      </w:pPr>
      <w:rPr>
        <w:rFonts w:ascii="Symbol" w:hAnsi="Symbol" w:hint="default"/>
      </w:rPr>
    </w:lvl>
    <w:lvl w:ilvl="1" w:tplc="922C29D8">
      <w:start w:val="1"/>
      <w:numFmt w:val="bullet"/>
      <w:lvlText w:val="o"/>
      <w:lvlJc w:val="left"/>
      <w:pPr>
        <w:ind w:left="1440" w:hanging="360"/>
      </w:pPr>
      <w:rPr>
        <w:rFonts w:ascii="Courier New" w:hAnsi="Courier New" w:hint="default"/>
      </w:rPr>
    </w:lvl>
    <w:lvl w:ilvl="2" w:tplc="C338DDFE">
      <w:start w:val="1"/>
      <w:numFmt w:val="bullet"/>
      <w:lvlText w:val=""/>
      <w:lvlJc w:val="left"/>
      <w:pPr>
        <w:ind w:left="2160" w:hanging="360"/>
      </w:pPr>
      <w:rPr>
        <w:rFonts w:ascii="Wingdings" w:hAnsi="Wingdings" w:hint="default"/>
      </w:rPr>
    </w:lvl>
    <w:lvl w:ilvl="3" w:tplc="1C646EAA">
      <w:start w:val="1"/>
      <w:numFmt w:val="bullet"/>
      <w:lvlText w:val=""/>
      <w:lvlJc w:val="left"/>
      <w:pPr>
        <w:ind w:left="2880" w:hanging="360"/>
      </w:pPr>
      <w:rPr>
        <w:rFonts w:ascii="Symbol" w:hAnsi="Symbol" w:hint="default"/>
      </w:rPr>
    </w:lvl>
    <w:lvl w:ilvl="4" w:tplc="11CE93BC">
      <w:start w:val="1"/>
      <w:numFmt w:val="bullet"/>
      <w:lvlText w:val="o"/>
      <w:lvlJc w:val="left"/>
      <w:pPr>
        <w:ind w:left="3600" w:hanging="360"/>
      </w:pPr>
      <w:rPr>
        <w:rFonts w:ascii="Courier New" w:hAnsi="Courier New" w:hint="default"/>
      </w:rPr>
    </w:lvl>
    <w:lvl w:ilvl="5" w:tplc="0858633C">
      <w:start w:val="1"/>
      <w:numFmt w:val="bullet"/>
      <w:lvlText w:val=""/>
      <w:lvlJc w:val="left"/>
      <w:pPr>
        <w:ind w:left="4320" w:hanging="360"/>
      </w:pPr>
      <w:rPr>
        <w:rFonts w:ascii="Wingdings" w:hAnsi="Wingdings" w:hint="default"/>
      </w:rPr>
    </w:lvl>
    <w:lvl w:ilvl="6" w:tplc="5E1A7A4A">
      <w:start w:val="1"/>
      <w:numFmt w:val="bullet"/>
      <w:lvlText w:val=""/>
      <w:lvlJc w:val="left"/>
      <w:pPr>
        <w:ind w:left="5040" w:hanging="360"/>
      </w:pPr>
      <w:rPr>
        <w:rFonts w:ascii="Symbol" w:hAnsi="Symbol" w:hint="default"/>
      </w:rPr>
    </w:lvl>
    <w:lvl w:ilvl="7" w:tplc="DB70E216">
      <w:start w:val="1"/>
      <w:numFmt w:val="bullet"/>
      <w:lvlText w:val="o"/>
      <w:lvlJc w:val="left"/>
      <w:pPr>
        <w:ind w:left="5760" w:hanging="360"/>
      </w:pPr>
      <w:rPr>
        <w:rFonts w:ascii="Courier New" w:hAnsi="Courier New" w:hint="default"/>
      </w:rPr>
    </w:lvl>
    <w:lvl w:ilvl="8" w:tplc="02E09960">
      <w:start w:val="1"/>
      <w:numFmt w:val="bullet"/>
      <w:lvlText w:val=""/>
      <w:lvlJc w:val="left"/>
      <w:pPr>
        <w:ind w:left="6480" w:hanging="360"/>
      </w:pPr>
      <w:rPr>
        <w:rFonts w:ascii="Wingdings" w:hAnsi="Wingdings" w:hint="default"/>
      </w:rPr>
    </w:lvl>
  </w:abstractNum>
  <w:abstractNum w:abstractNumId="16" w15:restartNumberingAfterBreak="0">
    <w:nsid w:val="1D130C07"/>
    <w:multiLevelType w:val="hybridMultilevel"/>
    <w:tmpl w:val="2A94FC50"/>
    <w:lvl w:ilvl="0" w:tplc="40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7" w15:restartNumberingAfterBreak="0">
    <w:nsid w:val="1E25A7E8"/>
    <w:multiLevelType w:val="hybridMultilevel"/>
    <w:tmpl w:val="FFFFFFFF"/>
    <w:lvl w:ilvl="0" w:tplc="485EC486">
      <w:start w:val="1"/>
      <w:numFmt w:val="bullet"/>
      <w:lvlText w:val=""/>
      <w:lvlJc w:val="left"/>
      <w:pPr>
        <w:ind w:left="720" w:hanging="360"/>
      </w:pPr>
      <w:rPr>
        <w:rFonts w:ascii="Symbol" w:hAnsi="Symbol" w:hint="default"/>
      </w:rPr>
    </w:lvl>
    <w:lvl w:ilvl="1" w:tplc="BACEE334">
      <w:start w:val="1"/>
      <w:numFmt w:val="bullet"/>
      <w:lvlText w:val="o"/>
      <w:lvlJc w:val="left"/>
      <w:pPr>
        <w:ind w:left="1440" w:hanging="360"/>
      </w:pPr>
      <w:rPr>
        <w:rFonts w:ascii="Courier New" w:hAnsi="Courier New" w:hint="default"/>
      </w:rPr>
    </w:lvl>
    <w:lvl w:ilvl="2" w:tplc="F942EF20">
      <w:start w:val="1"/>
      <w:numFmt w:val="bullet"/>
      <w:lvlText w:val=""/>
      <w:lvlJc w:val="left"/>
      <w:pPr>
        <w:ind w:left="2160" w:hanging="360"/>
      </w:pPr>
      <w:rPr>
        <w:rFonts w:ascii="Wingdings" w:hAnsi="Wingdings" w:hint="default"/>
      </w:rPr>
    </w:lvl>
    <w:lvl w:ilvl="3" w:tplc="2BB8A2FE">
      <w:start w:val="1"/>
      <w:numFmt w:val="bullet"/>
      <w:lvlText w:val=""/>
      <w:lvlJc w:val="left"/>
      <w:pPr>
        <w:ind w:left="2880" w:hanging="360"/>
      </w:pPr>
      <w:rPr>
        <w:rFonts w:ascii="Symbol" w:hAnsi="Symbol" w:hint="default"/>
      </w:rPr>
    </w:lvl>
    <w:lvl w:ilvl="4" w:tplc="862CB5A4">
      <w:start w:val="1"/>
      <w:numFmt w:val="bullet"/>
      <w:lvlText w:val="o"/>
      <w:lvlJc w:val="left"/>
      <w:pPr>
        <w:ind w:left="3600" w:hanging="360"/>
      </w:pPr>
      <w:rPr>
        <w:rFonts w:ascii="Courier New" w:hAnsi="Courier New" w:hint="default"/>
      </w:rPr>
    </w:lvl>
    <w:lvl w:ilvl="5" w:tplc="C23ABDAA">
      <w:start w:val="1"/>
      <w:numFmt w:val="bullet"/>
      <w:lvlText w:val=""/>
      <w:lvlJc w:val="left"/>
      <w:pPr>
        <w:ind w:left="4320" w:hanging="360"/>
      </w:pPr>
      <w:rPr>
        <w:rFonts w:ascii="Wingdings" w:hAnsi="Wingdings" w:hint="default"/>
      </w:rPr>
    </w:lvl>
    <w:lvl w:ilvl="6" w:tplc="D21AA4FA">
      <w:start w:val="1"/>
      <w:numFmt w:val="bullet"/>
      <w:lvlText w:val=""/>
      <w:lvlJc w:val="left"/>
      <w:pPr>
        <w:ind w:left="5040" w:hanging="360"/>
      </w:pPr>
      <w:rPr>
        <w:rFonts w:ascii="Symbol" w:hAnsi="Symbol" w:hint="default"/>
      </w:rPr>
    </w:lvl>
    <w:lvl w:ilvl="7" w:tplc="9482CBBE">
      <w:start w:val="1"/>
      <w:numFmt w:val="bullet"/>
      <w:lvlText w:val="o"/>
      <w:lvlJc w:val="left"/>
      <w:pPr>
        <w:ind w:left="5760" w:hanging="360"/>
      </w:pPr>
      <w:rPr>
        <w:rFonts w:ascii="Courier New" w:hAnsi="Courier New" w:hint="default"/>
      </w:rPr>
    </w:lvl>
    <w:lvl w:ilvl="8" w:tplc="EA66D43C">
      <w:start w:val="1"/>
      <w:numFmt w:val="bullet"/>
      <w:lvlText w:val=""/>
      <w:lvlJc w:val="left"/>
      <w:pPr>
        <w:ind w:left="6480" w:hanging="360"/>
      </w:pPr>
      <w:rPr>
        <w:rFonts w:ascii="Wingdings" w:hAnsi="Wingdings" w:hint="default"/>
      </w:rPr>
    </w:lvl>
  </w:abstractNum>
  <w:abstractNum w:abstractNumId="18" w15:restartNumberingAfterBreak="0">
    <w:nsid w:val="1F26C4B1"/>
    <w:multiLevelType w:val="hybridMultilevel"/>
    <w:tmpl w:val="FFFFFFFF"/>
    <w:lvl w:ilvl="0" w:tplc="F8CEAAB6">
      <w:start w:val="1"/>
      <w:numFmt w:val="bullet"/>
      <w:lvlText w:val=""/>
      <w:lvlJc w:val="left"/>
      <w:pPr>
        <w:ind w:left="720" w:hanging="360"/>
      </w:pPr>
      <w:rPr>
        <w:rFonts w:ascii="Symbol" w:hAnsi="Symbol" w:hint="default"/>
      </w:rPr>
    </w:lvl>
    <w:lvl w:ilvl="1" w:tplc="9EFE03A4">
      <w:start w:val="1"/>
      <w:numFmt w:val="bullet"/>
      <w:lvlText w:val="o"/>
      <w:lvlJc w:val="left"/>
      <w:pPr>
        <w:ind w:left="1440" w:hanging="360"/>
      </w:pPr>
      <w:rPr>
        <w:rFonts w:ascii="Courier New" w:hAnsi="Courier New" w:hint="default"/>
      </w:rPr>
    </w:lvl>
    <w:lvl w:ilvl="2" w:tplc="19E4A2AA">
      <w:start w:val="1"/>
      <w:numFmt w:val="bullet"/>
      <w:lvlText w:val=""/>
      <w:lvlJc w:val="left"/>
      <w:pPr>
        <w:ind w:left="2160" w:hanging="360"/>
      </w:pPr>
      <w:rPr>
        <w:rFonts w:ascii="Wingdings" w:hAnsi="Wingdings" w:hint="default"/>
      </w:rPr>
    </w:lvl>
    <w:lvl w:ilvl="3" w:tplc="CE58AE36">
      <w:start w:val="1"/>
      <w:numFmt w:val="bullet"/>
      <w:lvlText w:val=""/>
      <w:lvlJc w:val="left"/>
      <w:pPr>
        <w:ind w:left="2880" w:hanging="360"/>
      </w:pPr>
      <w:rPr>
        <w:rFonts w:ascii="Symbol" w:hAnsi="Symbol" w:hint="default"/>
      </w:rPr>
    </w:lvl>
    <w:lvl w:ilvl="4" w:tplc="BC28E47C">
      <w:start w:val="1"/>
      <w:numFmt w:val="bullet"/>
      <w:lvlText w:val="o"/>
      <w:lvlJc w:val="left"/>
      <w:pPr>
        <w:ind w:left="3600" w:hanging="360"/>
      </w:pPr>
      <w:rPr>
        <w:rFonts w:ascii="Courier New" w:hAnsi="Courier New" w:hint="default"/>
      </w:rPr>
    </w:lvl>
    <w:lvl w:ilvl="5" w:tplc="F77A93EC">
      <w:start w:val="1"/>
      <w:numFmt w:val="bullet"/>
      <w:lvlText w:val=""/>
      <w:lvlJc w:val="left"/>
      <w:pPr>
        <w:ind w:left="4320" w:hanging="360"/>
      </w:pPr>
      <w:rPr>
        <w:rFonts w:ascii="Wingdings" w:hAnsi="Wingdings" w:hint="default"/>
      </w:rPr>
    </w:lvl>
    <w:lvl w:ilvl="6" w:tplc="28D4B4E2">
      <w:start w:val="1"/>
      <w:numFmt w:val="bullet"/>
      <w:lvlText w:val=""/>
      <w:lvlJc w:val="left"/>
      <w:pPr>
        <w:ind w:left="5040" w:hanging="360"/>
      </w:pPr>
      <w:rPr>
        <w:rFonts w:ascii="Symbol" w:hAnsi="Symbol" w:hint="default"/>
      </w:rPr>
    </w:lvl>
    <w:lvl w:ilvl="7" w:tplc="C96E1C5C">
      <w:start w:val="1"/>
      <w:numFmt w:val="bullet"/>
      <w:lvlText w:val="o"/>
      <w:lvlJc w:val="left"/>
      <w:pPr>
        <w:ind w:left="5760" w:hanging="360"/>
      </w:pPr>
      <w:rPr>
        <w:rFonts w:ascii="Courier New" w:hAnsi="Courier New" w:hint="default"/>
      </w:rPr>
    </w:lvl>
    <w:lvl w:ilvl="8" w:tplc="4B0A1CE6">
      <w:start w:val="1"/>
      <w:numFmt w:val="bullet"/>
      <w:lvlText w:val=""/>
      <w:lvlJc w:val="left"/>
      <w:pPr>
        <w:ind w:left="6480" w:hanging="360"/>
      </w:pPr>
      <w:rPr>
        <w:rFonts w:ascii="Wingdings" w:hAnsi="Wingdings" w:hint="default"/>
      </w:rPr>
    </w:lvl>
  </w:abstractNum>
  <w:abstractNum w:abstractNumId="19" w15:restartNumberingAfterBreak="0">
    <w:nsid w:val="23B92938"/>
    <w:multiLevelType w:val="multilevel"/>
    <w:tmpl w:val="004CD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CA219A"/>
    <w:multiLevelType w:val="multilevel"/>
    <w:tmpl w:val="88FC9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E6509F"/>
    <w:multiLevelType w:val="hybridMultilevel"/>
    <w:tmpl w:val="6E8A1E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253EF24F"/>
    <w:multiLevelType w:val="hybridMultilevel"/>
    <w:tmpl w:val="FFFFFFFF"/>
    <w:lvl w:ilvl="0" w:tplc="AEEAFC1A">
      <w:start w:val="1"/>
      <w:numFmt w:val="bullet"/>
      <w:lvlText w:val=""/>
      <w:lvlJc w:val="left"/>
      <w:pPr>
        <w:ind w:left="720" w:hanging="360"/>
      </w:pPr>
      <w:rPr>
        <w:rFonts w:ascii="Symbol" w:hAnsi="Symbol" w:hint="default"/>
      </w:rPr>
    </w:lvl>
    <w:lvl w:ilvl="1" w:tplc="26FC0656">
      <w:start w:val="1"/>
      <w:numFmt w:val="bullet"/>
      <w:lvlText w:val="o"/>
      <w:lvlJc w:val="left"/>
      <w:pPr>
        <w:ind w:left="1440" w:hanging="360"/>
      </w:pPr>
      <w:rPr>
        <w:rFonts w:ascii="Courier New" w:hAnsi="Courier New" w:hint="default"/>
      </w:rPr>
    </w:lvl>
    <w:lvl w:ilvl="2" w:tplc="9562645C">
      <w:start w:val="1"/>
      <w:numFmt w:val="bullet"/>
      <w:lvlText w:val=""/>
      <w:lvlJc w:val="left"/>
      <w:pPr>
        <w:ind w:left="2160" w:hanging="360"/>
      </w:pPr>
      <w:rPr>
        <w:rFonts w:ascii="Wingdings" w:hAnsi="Wingdings" w:hint="default"/>
      </w:rPr>
    </w:lvl>
    <w:lvl w:ilvl="3" w:tplc="999EE370">
      <w:start w:val="1"/>
      <w:numFmt w:val="bullet"/>
      <w:lvlText w:val=""/>
      <w:lvlJc w:val="left"/>
      <w:pPr>
        <w:ind w:left="2880" w:hanging="360"/>
      </w:pPr>
      <w:rPr>
        <w:rFonts w:ascii="Symbol" w:hAnsi="Symbol" w:hint="default"/>
      </w:rPr>
    </w:lvl>
    <w:lvl w:ilvl="4" w:tplc="DB9A3AC0">
      <w:start w:val="1"/>
      <w:numFmt w:val="bullet"/>
      <w:lvlText w:val="o"/>
      <w:lvlJc w:val="left"/>
      <w:pPr>
        <w:ind w:left="3600" w:hanging="360"/>
      </w:pPr>
      <w:rPr>
        <w:rFonts w:ascii="Courier New" w:hAnsi="Courier New" w:hint="default"/>
      </w:rPr>
    </w:lvl>
    <w:lvl w:ilvl="5" w:tplc="46F23722">
      <w:start w:val="1"/>
      <w:numFmt w:val="bullet"/>
      <w:lvlText w:val=""/>
      <w:lvlJc w:val="left"/>
      <w:pPr>
        <w:ind w:left="4320" w:hanging="360"/>
      </w:pPr>
      <w:rPr>
        <w:rFonts w:ascii="Wingdings" w:hAnsi="Wingdings" w:hint="default"/>
      </w:rPr>
    </w:lvl>
    <w:lvl w:ilvl="6" w:tplc="83B2DB6C">
      <w:start w:val="1"/>
      <w:numFmt w:val="bullet"/>
      <w:lvlText w:val=""/>
      <w:lvlJc w:val="left"/>
      <w:pPr>
        <w:ind w:left="5040" w:hanging="360"/>
      </w:pPr>
      <w:rPr>
        <w:rFonts w:ascii="Symbol" w:hAnsi="Symbol" w:hint="default"/>
      </w:rPr>
    </w:lvl>
    <w:lvl w:ilvl="7" w:tplc="5D80882C">
      <w:start w:val="1"/>
      <w:numFmt w:val="bullet"/>
      <w:lvlText w:val="o"/>
      <w:lvlJc w:val="left"/>
      <w:pPr>
        <w:ind w:left="5760" w:hanging="360"/>
      </w:pPr>
      <w:rPr>
        <w:rFonts w:ascii="Courier New" w:hAnsi="Courier New" w:hint="default"/>
      </w:rPr>
    </w:lvl>
    <w:lvl w:ilvl="8" w:tplc="7F2C3E30">
      <w:start w:val="1"/>
      <w:numFmt w:val="bullet"/>
      <w:lvlText w:val=""/>
      <w:lvlJc w:val="left"/>
      <w:pPr>
        <w:ind w:left="6480" w:hanging="360"/>
      </w:pPr>
      <w:rPr>
        <w:rFonts w:ascii="Wingdings" w:hAnsi="Wingdings" w:hint="default"/>
      </w:rPr>
    </w:lvl>
  </w:abstractNum>
  <w:abstractNum w:abstractNumId="23" w15:restartNumberingAfterBreak="0">
    <w:nsid w:val="259E4EF7"/>
    <w:multiLevelType w:val="multilevel"/>
    <w:tmpl w:val="2B443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B192DC"/>
    <w:multiLevelType w:val="hybridMultilevel"/>
    <w:tmpl w:val="FFFFFFFF"/>
    <w:lvl w:ilvl="0" w:tplc="9AC27736">
      <w:start w:val="1"/>
      <w:numFmt w:val="bullet"/>
      <w:lvlText w:val=""/>
      <w:lvlJc w:val="left"/>
      <w:pPr>
        <w:ind w:left="720" w:hanging="360"/>
      </w:pPr>
      <w:rPr>
        <w:rFonts w:ascii="Symbol" w:hAnsi="Symbol" w:hint="default"/>
      </w:rPr>
    </w:lvl>
    <w:lvl w:ilvl="1" w:tplc="AEFC89F8">
      <w:start w:val="1"/>
      <w:numFmt w:val="bullet"/>
      <w:lvlText w:val="o"/>
      <w:lvlJc w:val="left"/>
      <w:pPr>
        <w:ind w:left="1440" w:hanging="360"/>
      </w:pPr>
      <w:rPr>
        <w:rFonts w:ascii="Courier New" w:hAnsi="Courier New" w:hint="default"/>
      </w:rPr>
    </w:lvl>
    <w:lvl w:ilvl="2" w:tplc="5784DC18">
      <w:start w:val="1"/>
      <w:numFmt w:val="bullet"/>
      <w:lvlText w:val=""/>
      <w:lvlJc w:val="left"/>
      <w:pPr>
        <w:ind w:left="2160" w:hanging="360"/>
      </w:pPr>
      <w:rPr>
        <w:rFonts w:ascii="Wingdings" w:hAnsi="Wingdings" w:hint="default"/>
      </w:rPr>
    </w:lvl>
    <w:lvl w:ilvl="3" w:tplc="3EB02FA6">
      <w:start w:val="1"/>
      <w:numFmt w:val="bullet"/>
      <w:lvlText w:val=""/>
      <w:lvlJc w:val="left"/>
      <w:pPr>
        <w:ind w:left="2880" w:hanging="360"/>
      </w:pPr>
      <w:rPr>
        <w:rFonts w:ascii="Symbol" w:hAnsi="Symbol" w:hint="default"/>
      </w:rPr>
    </w:lvl>
    <w:lvl w:ilvl="4" w:tplc="5734025C">
      <w:start w:val="1"/>
      <w:numFmt w:val="bullet"/>
      <w:lvlText w:val="o"/>
      <w:lvlJc w:val="left"/>
      <w:pPr>
        <w:ind w:left="3600" w:hanging="360"/>
      </w:pPr>
      <w:rPr>
        <w:rFonts w:ascii="Courier New" w:hAnsi="Courier New" w:hint="default"/>
      </w:rPr>
    </w:lvl>
    <w:lvl w:ilvl="5" w:tplc="C5109748">
      <w:start w:val="1"/>
      <w:numFmt w:val="bullet"/>
      <w:lvlText w:val=""/>
      <w:lvlJc w:val="left"/>
      <w:pPr>
        <w:ind w:left="4320" w:hanging="360"/>
      </w:pPr>
      <w:rPr>
        <w:rFonts w:ascii="Wingdings" w:hAnsi="Wingdings" w:hint="default"/>
      </w:rPr>
    </w:lvl>
    <w:lvl w:ilvl="6" w:tplc="3EFCA514">
      <w:start w:val="1"/>
      <w:numFmt w:val="bullet"/>
      <w:lvlText w:val=""/>
      <w:lvlJc w:val="left"/>
      <w:pPr>
        <w:ind w:left="5040" w:hanging="360"/>
      </w:pPr>
      <w:rPr>
        <w:rFonts w:ascii="Symbol" w:hAnsi="Symbol" w:hint="default"/>
      </w:rPr>
    </w:lvl>
    <w:lvl w:ilvl="7" w:tplc="94E0FF2E">
      <w:start w:val="1"/>
      <w:numFmt w:val="bullet"/>
      <w:lvlText w:val="o"/>
      <w:lvlJc w:val="left"/>
      <w:pPr>
        <w:ind w:left="5760" w:hanging="360"/>
      </w:pPr>
      <w:rPr>
        <w:rFonts w:ascii="Courier New" w:hAnsi="Courier New" w:hint="default"/>
      </w:rPr>
    </w:lvl>
    <w:lvl w:ilvl="8" w:tplc="353459E2">
      <w:start w:val="1"/>
      <w:numFmt w:val="bullet"/>
      <w:lvlText w:val=""/>
      <w:lvlJc w:val="left"/>
      <w:pPr>
        <w:ind w:left="6480" w:hanging="360"/>
      </w:pPr>
      <w:rPr>
        <w:rFonts w:ascii="Wingdings" w:hAnsi="Wingdings" w:hint="default"/>
      </w:rPr>
    </w:lvl>
  </w:abstractNum>
  <w:abstractNum w:abstractNumId="25" w15:restartNumberingAfterBreak="0">
    <w:nsid w:val="28D65BC3"/>
    <w:multiLevelType w:val="hybridMultilevel"/>
    <w:tmpl w:val="3B4E9D8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6" w15:restartNumberingAfterBreak="0">
    <w:nsid w:val="2913779B"/>
    <w:multiLevelType w:val="hybridMultilevel"/>
    <w:tmpl w:val="73CCD1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2AC639BD"/>
    <w:multiLevelType w:val="hybridMultilevel"/>
    <w:tmpl w:val="7EFCFFE4"/>
    <w:lvl w:ilvl="0" w:tplc="5E401DC8">
      <w:numFmt w:val="bullet"/>
      <w:lvlText w:val="-"/>
      <w:lvlJc w:val="left"/>
      <w:pPr>
        <w:ind w:left="720" w:hanging="360"/>
      </w:pPr>
      <w:rPr>
        <w:rFonts w:ascii="Arial" w:eastAsiaTheme="minorEastAsia"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2AE1279B"/>
    <w:multiLevelType w:val="multilevel"/>
    <w:tmpl w:val="97C4C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AEB4B24"/>
    <w:multiLevelType w:val="hybridMultilevel"/>
    <w:tmpl w:val="FFFFFFFF"/>
    <w:lvl w:ilvl="0" w:tplc="BC84B352">
      <w:start w:val="1"/>
      <w:numFmt w:val="bullet"/>
      <w:lvlText w:val=""/>
      <w:lvlJc w:val="left"/>
      <w:pPr>
        <w:ind w:left="720" w:hanging="360"/>
      </w:pPr>
      <w:rPr>
        <w:rFonts w:ascii="Symbol" w:hAnsi="Symbol" w:hint="default"/>
      </w:rPr>
    </w:lvl>
    <w:lvl w:ilvl="1" w:tplc="C1D80F9A">
      <w:start w:val="1"/>
      <w:numFmt w:val="bullet"/>
      <w:lvlText w:val="o"/>
      <w:lvlJc w:val="left"/>
      <w:pPr>
        <w:ind w:left="1440" w:hanging="360"/>
      </w:pPr>
      <w:rPr>
        <w:rFonts w:ascii="Courier New" w:hAnsi="Courier New" w:hint="default"/>
      </w:rPr>
    </w:lvl>
    <w:lvl w:ilvl="2" w:tplc="F77E1D2C">
      <w:start w:val="1"/>
      <w:numFmt w:val="bullet"/>
      <w:lvlText w:val=""/>
      <w:lvlJc w:val="left"/>
      <w:pPr>
        <w:ind w:left="2160" w:hanging="360"/>
      </w:pPr>
      <w:rPr>
        <w:rFonts w:ascii="Wingdings" w:hAnsi="Wingdings" w:hint="default"/>
      </w:rPr>
    </w:lvl>
    <w:lvl w:ilvl="3" w:tplc="624098F2">
      <w:start w:val="1"/>
      <w:numFmt w:val="bullet"/>
      <w:lvlText w:val=""/>
      <w:lvlJc w:val="left"/>
      <w:pPr>
        <w:ind w:left="2880" w:hanging="360"/>
      </w:pPr>
      <w:rPr>
        <w:rFonts w:ascii="Symbol" w:hAnsi="Symbol" w:hint="default"/>
      </w:rPr>
    </w:lvl>
    <w:lvl w:ilvl="4" w:tplc="028E75A8">
      <w:start w:val="1"/>
      <w:numFmt w:val="bullet"/>
      <w:lvlText w:val="o"/>
      <w:lvlJc w:val="left"/>
      <w:pPr>
        <w:ind w:left="3600" w:hanging="360"/>
      </w:pPr>
      <w:rPr>
        <w:rFonts w:ascii="Courier New" w:hAnsi="Courier New" w:hint="default"/>
      </w:rPr>
    </w:lvl>
    <w:lvl w:ilvl="5" w:tplc="188AACA8">
      <w:start w:val="1"/>
      <w:numFmt w:val="bullet"/>
      <w:lvlText w:val=""/>
      <w:lvlJc w:val="left"/>
      <w:pPr>
        <w:ind w:left="4320" w:hanging="360"/>
      </w:pPr>
      <w:rPr>
        <w:rFonts w:ascii="Wingdings" w:hAnsi="Wingdings" w:hint="default"/>
      </w:rPr>
    </w:lvl>
    <w:lvl w:ilvl="6" w:tplc="1D661532">
      <w:start w:val="1"/>
      <w:numFmt w:val="bullet"/>
      <w:lvlText w:val=""/>
      <w:lvlJc w:val="left"/>
      <w:pPr>
        <w:ind w:left="5040" w:hanging="360"/>
      </w:pPr>
      <w:rPr>
        <w:rFonts w:ascii="Symbol" w:hAnsi="Symbol" w:hint="default"/>
      </w:rPr>
    </w:lvl>
    <w:lvl w:ilvl="7" w:tplc="8FB48AFA">
      <w:start w:val="1"/>
      <w:numFmt w:val="bullet"/>
      <w:lvlText w:val="o"/>
      <w:lvlJc w:val="left"/>
      <w:pPr>
        <w:ind w:left="5760" w:hanging="360"/>
      </w:pPr>
      <w:rPr>
        <w:rFonts w:ascii="Courier New" w:hAnsi="Courier New" w:hint="default"/>
      </w:rPr>
    </w:lvl>
    <w:lvl w:ilvl="8" w:tplc="2A66EEB2">
      <w:start w:val="1"/>
      <w:numFmt w:val="bullet"/>
      <w:lvlText w:val=""/>
      <w:lvlJc w:val="left"/>
      <w:pPr>
        <w:ind w:left="6480" w:hanging="360"/>
      </w:pPr>
      <w:rPr>
        <w:rFonts w:ascii="Wingdings" w:hAnsi="Wingdings" w:hint="default"/>
      </w:rPr>
    </w:lvl>
  </w:abstractNum>
  <w:abstractNum w:abstractNumId="30" w15:restartNumberingAfterBreak="0">
    <w:nsid w:val="2BA59583"/>
    <w:multiLevelType w:val="hybridMultilevel"/>
    <w:tmpl w:val="FFFFFFFF"/>
    <w:lvl w:ilvl="0" w:tplc="CA085344">
      <w:start w:val="1"/>
      <w:numFmt w:val="bullet"/>
      <w:lvlText w:val=""/>
      <w:lvlJc w:val="left"/>
      <w:pPr>
        <w:ind w:left="720" w:hanging="360"/>
      </w:pPr>
      <w:rPr>
        <w:rFonts w:ascii="Symbol" w:hAnsi="Symbol" w:hint="default"/>
      </w:rPr>
    </w:lvl>
    <w:lvl w:ilvl="1" w:tplc="D9567AAE">
      <w:start w:val="1"/>
      <w:numFmt w:val="bullet"/>
      <w:lvlText w:val="o"/>
      <w:lvlJc w:val="left"/>
      <w:pPr>
        <w:ind w:left="1440" w:hanging="360"/>
      </w:pPr>
      <w:rPr>
        <w:rFonts w:ascii="Courier New" w:hAnsi="Courier New" w:hint="default"/>
      </w:rPr>
    </w:lvl>
    <w:lvl w:ilvl="2" w:tplc="F4283D2E">
      <w:start w:val="1"/>
      <w:numFmt w:val="bullet"/>
      <w:lvlText w:val=""/>
      <w:lvlJc w:val="left"/>
      <w:pPr>
        <w:ind w:left="2160" w:hanging="360"/>
      </w:pPr>
      <w:rPr>
        <w:rFonts w:ascii="Wingdings" w:hAnsi="Wingdings" w:hint="default"/>
      </w:rPr>
    </w:lvl>
    <w:lvl w:ilvl="3" w:tplc="707A7542">
      <w:start w:val="1"/>
      <w:numFmt w:val="bullet"/>
      <w:lvlText w:val=""/>
      <w:lvlJc w:val="left"/>
      <w:pPr>
        <w:ind w:left="2880" w:hanging="360"/>
      </w:pPr>
      <w:rPr>
        <w:rFonts w:ascii="Symbol" w:hAnsi="Symbol" w:hint="default"/>
      </w:rPr>
    </w:lvl>
    <w:lvl w:ilvl="4" w:tplc="C1C053CC">
      <w:start w:val="1"/>
      <w:numFmt w:val="bullet"/>
      <w:lvlText w:val="o"/>
      <w:lvlJc w:val="left"/>
      <w:pPr>
        <w:ind w:left="3600" w:hanging="360"/>
      </w:pPr>
      <w:rPr>
        <w:rFonts w:ascii="Courier New" w:hAnsi="Courier New" w:hint="default"/>
      </w:rPr>
    </w:lvl>
    <w:lvl w:ilvl="5" w:tplc="0AD4D542">
      <w:start w:val="1"/>
      <w:numFmt w:val="bullet"/>
      <w:lvlText w:val=""/>
      <w:lvlJc w:val="left"/>
      <w:pPr>
        <w:ind w:left="4320" w:hanging="360"/>
      </w:pPr>
      <w:rPr>
        <w:rFonts w:ascii="Wingdings" w:hAnsi="Wingdings" w:hint="default"/>
      </w:rPr>
    </w:lvl>
    <w:lvl w:ilvl="6" w:tplc="EACE74B0">
      <w:start w:val="1"/>
      <w:numFmt w:val="bullet"/>
      <w:lvlText w:val=""/>
      <w:lvlJc w:val="left"/>
      <w:pPr>
        <w:ind w:left="5040" w:hanging="360"/>
      </w:pPr>
      <w:rPr>
        <w:rFonts w:ascii="Symbol" w:hAnsi="Symbol" w:hint="default"/>
      </w:rPr>
    </w:lvl>
    <w:lvl w:ilvl="7" w:tplc="1D6039B6">
      <w:start w:val="1"/>
      <w:numFmt w:val="bullet"/>
      <w:lvlText w:val="o"/>
      <w:lvlJc w:val="left"/>
      <w:pPr>
        <w:ind w:left="5760" w:hanging="360"/>
      </w:pPr>
      <w:rPr>
        <w:rFonts w:ascii="Courier New" w:hAnsi="Courier New" w:hint="default"/>
      </w:rPr>
    </w:lvl>
    <w:lvl w:ilvl="8" w:tplc="81A634FA">
      <w:start w:val="1"/>
      <w:numFmt w:val="bullet"/>
      <w:lvlText w:val=""/>
      <w:lvlJc w:val="left"/>
      <w:pPr>
        <w:ind w:left="6480" w:hanging="360"/>
      </w:pPr>
      <w:rPr>
        <w:rFonts w:ascii="Wingdings" w:hAnsi="Wingdings" w:hint="default"/>
      </w:rPr>
    </w:lvl>
  </w:abstractNum>
  <w:abstractNum w:abstractNumId="31" w15:restartNumberingAfterBreak="0">
    <w:nsid w:val="2BFA5C9F"/>
    <w:multiLevelType w:val="hybridMultilevel"/>
    <w:tmpl w:val="234C6D5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2" w15:restartNumberingAfterBreak="0">
    <w:nsid w:val="2C2F54AB"/>
    <w:multiLevelType w:val="hybridMultilevel"/>
    <w:tmpl w:val="C1D6B6A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3" w15:restartNumberingAfterBreak="0">
    <w:nsid w:val="2FDD7FE1"/>
    <w:multiLevelType w:val="hybridMultilevel"/>
    <w:tmpl w:val="4AFE71E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4" w15:restartNumberingAfterBreak="0">
    <w:nsid w:val="30073E76"/>
    <w:multiLevelType w:val="hybridMultilevel"/>
    <w:tmpl w:val="E4869E7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5" w15:restartNumberingAfterBreak="0">
    <w:nsid w:val="32E959A0"/>
    <w:multiLevelType w:val="hybridMultilevel"/>
    <w:tmpl w:val="2CF4E24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6" w15:restartNumberingAfterBreak="0">
    <w:nsid w:val="33754C33"/>
    <w:multiLevelType w:val="hybridMultilevel"/>
    <w:tmpl w:val="FFFFFFFF"/>
    <w:lvl w:ilvl="0" w:tplc="08DAD2B4">
      <w:start w:val="1"/>
      <w:numFmt w:val="bullet"/>
      <w:lvlText w:val=""/>
      <w:lvlJc w:val="left"/>
      <w:pPr>
        <w:ind w:left="720" w:hanging="360"/>
      </w:pPr>
      <w:rPr>
        <w:rFonts w:ascii="Symbol" w:hAnsi="Symbol" w:hint="default"/>
      </w:rPr>
    </w:lvl>
    <w:lvl w:ilvl="1" w:tplc="BF3ACC42">
      <w:start w:val="1"/>
      <w:numFmt w:val="bullet"/>
      <w:lvlText w:val="o"/>
      <w:lvlJc w:val="left"/>
      <w:pPr>
        <w:ind w:left="1440" w:hanging="360"/>
      </w:pPr>
      <w:rPr>
        <w:rFonts w:ascii="Courier New" w:hAnsi="Courier New" w:hint="default"/>
      </w:rPr>
    </w:lvl>
    <w:lvl w:ilvl="2" w:tplc="758ABC78">
      <w:start w:val="1"/>
      <w:numFmt w:val="bullet"/>
      <w:lvlText w:val=""/>
      <w:lvlJc w:val="left"/>
      <w:pPr>
        <w:ind w:left="2160" w:hanging="360"/>
      </w:pPr>
      <w:rPr>
        <w:rFonts w:ascii="Wingdings" w:hAnsi="Wingdings" w:hint="default"/>
      </w:rPr>
    </w:lvl>
    <w:lvl w:ilvl="3" w:tplc="F1F28FE0">
      <w:start w:val="1"/>
      <w:numFmt w:val="bullet"/>
      <w:lvlText w:val=""/>
      <w:lvlJc w:val="left"/>
      <w:pPr>
        <w:ind w:left="2880" w:hanging="360"/>
      </w:pPr>
      <w:rPr>
        <w:rFonts w:ascii="Symbol" w:hAnsi="Symbol" w:hint="default"/>
      </w:rPr>
    </w:lvl>
    <w:lvl w:ilvl="4" w:tplc="E8688E28">
      <w:start w:val="1"/>
      <w:numFmt w:val="bullet"/>
      <w:lvlText w:val="o"/>
      <w:lvlJc w:val="left"/>
      <w:pPr>
        <w:ind w:left="3600" w:hanging="360"/>
      </w:pPr>
      <w:rPr>
        <w:rFonts w:ascii="Courier New" w:hAnsi="Courier New" w:hint="default"/>
      </w:rPr>
    </w:lvl>
    <w:lvl w:ilvl="5" w:tplc="296EE7DA">
      <w:start w:val="1"/>
      <w:numFmt w:val="bullet"/>
      <w:lvlText w:val=""/>
      <w:lvlJc w:val="left"/>
      <w:pPr>
        <w:ind w:left="4320" w:hanging="360"/>
      </w:pPr>
      <w:rPr>
        <w:rFonts w:ascii="Wingdings" w:hAnsi="Wingdings" w:hint="default"/>
      </w:rPr>
    </w:lvl>
    <w:lvl w:ilvl="6" w:tplc="449A4BD4">
      <w:start w:val="1"/>
      <w:numFmt w:val="bullet"/>
      <w:lvlText w:val=""/>
      <w:lvlJc w:val="left"/>
      <w:pPr>
        <w:ind w:left="5040" w:hanging="360"/>
      </w:pPr>
      <w:rPr>
        <w:rFonts w:ascii="Symbol" w:hAnsi="Symbol" w:hint="default"/>
      </w:rPr>
    </w:lvl>
    <w:lvl w:ilvl="7" w:tplc="87B6DC36">
      <w:start w:val="1"/>
      <w:numFmt w:val="bullet"/>
      <w:lvlText w:val="o"/>
      <w:lvlJc w:val="left"/>
      <w:pPr>
        <w:ind w:left="5760" w:hanging="360"/>
      </w:pPr>
      <w:rPr>
        <w:rFonts w:ascii="Courier New" w:hAnsi="Courier New" w:hint="default"/>
      </w:rPr>
    </w:lvl>
    <w:lvl w:ilvl="8" w:tplc="85B27130">
      <w:start w:val="1"/>
      <w:numFmt w:val="bullet"/>
      <w:lvlText w:val=""/>
      <w:lvlJc w:val="left"/>
      <w:pPr>
        <w:ind w:left="6480" w:hanging="360"/>
      </w:pPr>
      <w:rPr>
        <w:rFonts w:ascii="Wingdings" w:hAnsi="Wingdings" w:hint="default"/>
      </w:rPr>
    </w:lvl>
  </w:abstractNum>
  <w:abstractNum w:abstractNumId="37" w15:restartNumberingAfterBreak="0">
    <w:nsid w:val="33C7262C"/>
    <w:multiLevelType w:val="multilevel"/>
    <w:tmpl w:val="97C4C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46C448E"/>
    <w:multiLevelType w:val="multilevel"/>
    <w:tmpl w:val="97C4C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49860AB"/>
    <w:multiLevelType w:val="multilevel"/>
    <w:tmpl w:val="97C4C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50A1168"/>
    <w:multiLevelType w:val="multilevel"/>
    <w:tmpl w:val="97C4C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5483BAD"/>
    <w:multiLevelType w:val="hybridMultilevel"/>
    <w:tmpl w:val="4F4EBDC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2" w15:restartNumberingAfterBreak="0">
    <w:nsid w:val="37C9844F"/>
    <w:multiLevelType w:val="hybridMultilevel"/>
    <w:tmpl w:val="FFFFFFFF"/>
    <w:lvl w:ilvl="0" w:tplc="A62C8578">
      <w:start w:val="1"/>
      <w:numFmt w:val="bullet"/>
      <w:lvlText w:val=""/>
      <w:lvlJc w:val="left"/>
      <w:pPr>
        <w:ind w:left="720" w:hanging="360"/>
      </w:pPr>
      <w:rPr>
        <w:rFonts w:ascii="Symbol" w:hAnsi="Symbol" w:hint="default"/>
      </w:rPr>
    </w:lvl>
    <w:lvl w:ilvl="1" w:tplc="CB4EEAC0">
      <w:start w:val="1"/>
      <w:numFmt w:val="bullet"/>
      <w:lvlText w:val="o"/>
      <w:lvlJc w:val="left"/>
      <w:pPr>
        <w:ind w:left="1440" w:hanging="360"/>
      </w:pPr>
      <w:rPr>
        <w:rFonts w:ascii="Courier New" w:hAnsi="Courier New" w:hint="default"/>
      </w:rPr>
    </w:lvl>
    <w:lvl w:ilvl="2" w:tplc="7CAA23C8">
      <w:start w:val="1"/>
      <w:numFmt w:val="bullet"/>
      <w:lvlText w:val=""/>
      <w:lvlJc w:val="left"/>
      <w:pPr>
        <w:ind w:left="2160" w:hanging="360"/>
      </w:pPr>
      <w:rPr>
        <w:rFonts w:ascii="Wingdings" w:hAnsi="Wingdings" w:hint="default"/>
      </w:rPr>
    </w:lvl>
    <w:lvl w:ilvl="3" w:tplc="191CA500">
      <w:start w:val="1"/>
      <w:numFmt w:val="bullet"/>
      <w:lvlText w:val=""/>
      <w:lvlJc w:val="left"/>
      <w:pPr>
        <w:ind w:left="2880" w:hanging="360"/>
      </w:pPr>
      <w:rPr>
        <w:rFonts w:ascii="Symbol" w:hAnsi="Symbol" w:hint="default"/>
      </w:rPr>
    </w:lvl>
    <w:lvl w:ilvl="4" w:tplc="A3E8873C">
      <w:start w:val="1"/>
      <w:numFmt w:val="bullet"/>
      <w:lvlText w:val="o"/>
      <w:lvlJc w:val="left"/>
      <w:pPr>
        <w:ind w:left="3600" w:hanging="360"/>
      </w:pPr>
      <w:rPr>
        <w:rFonts w:ascii="Courier New" w:hAnsi="Courier New" w:hint="default"/>
      </w:rPr>
    </w:lvl>
    <w:lvl w:ilvl="5" w:tplc="67AA3FEE">
      <w:start w:val="1"/>
      <w:numFmt w:val="bullet"/>
      <w:lvlText w:val=""/>
      <w:lvlJc w:val="left"/>
      <w:pPr>
        <w:ind w:left="4320" w:hanging="360"/>
      </w:pPr>
      <w:rPr>
        <w:rFonts w:ascii="Wingdings" w:hAnsi="Wingdings" w:hint="default"/>
      </w:rPr>
    </w:lvl>
    <w:lvl w:ilvl="6" w:tplc="0966F964">
      <w:start w:val="1"/>
      <w:numFmt w:val="bullet"/>
      <w:lvlText w:val=""/>
      <w:lvlJc w:val="left"/>
      <w:pPr>
        <w:ind w:left="5040" w:hanging="360"/>
      </w:pPr>
      <w:rPr>
        <w:rFonts w:ascii="Symbol" w:hAnsi="Symbol" w:hint="default"/>
      </w:rPr>
    </w:lvl>
    <w:lvl w:ilvl="7" w:tplc="36BE835A">
      <w:start w:val="1"/>
      <w:numFmt w:val="bullet"/>
      <w:lvlText w:val="o"/>
      <w:lvlJc w:val="left"/>
      <w:pPr>
        <w:ind w:left="5760" w:hanging="360"/>
      </w:pPr>
      <w:rPr>
        <w:rFonts w:ascii="Courier New" w:hAnsi="Courier New" w:hint="default"/>
      </w:rPr>
    </w:lvl>
    <w:lvl w:ilvl="8" w:tplc="78946956">
      <w:start w:val="1"/>
      <w:numFmt w:val="bullet"/>
      <w:lvlText w:val=""/>
      <w:lvlJc w:val="left"/>
      <w:pPr>
        <w:ind w:left="6480" w:hanging="360"/>
      </w:pPr>
      <w:rPr>
        <w:rFonts w:ascii="Wingdings" w:hAnsi="Wingdings" w:hint="default"/>
      </w:rPr>
    </w:lvl>
  </w:abstractNum>
  <w:abstractNum w:abstractNumId="43" w15:restartNumberingAfterBreak="0">
    <w:nsid w:val="39C047F7"/>
    <w:multiLevelType w:val="hybridMultilevel"/>
    <w:tmpl w:val="45369D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39F23537"/>
    <w:multiLevelType w:val="multilevel"/>
    <w:tmpl w:val="99A49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A72705A"/>
    <w:multiLevelType w:val="multilevel"/>
    <w:tmpl w:val="11CAE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B0203BB"/>
    <w:multiLevelType w:val="multilevel"/>
    <w:tmpl w:val="B48AA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E475A5D"/>
    <w:multiLevelType w:val="multilevel"/>
    <w:tmpl w:val="BD2CF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EDF3437"/>
    <w:multiLevelType w:val="hybridMultilevel"/>
    <w:tmpl w:val="C0227A4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9" w15:restartNumberingAfterBreak="0">
    <w:nsid w:val="40430C62"/>
    <w:multiLevelType w:val="hybridMultilevel"/>
    <w:tmpl w:val="9C5E4AA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0" w15:restartNumberingAfterBreak="0">
    <w:nsid w:val="42503BD2"/>
    <w:multiLevelType w:val="multilevel"/>
    <w:tmpl w:val="3C285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29E69AF"/>
    <w:multiLevelType w:val="hybridMultilevel"/>
    <w:tmpl w:val="6D3AADF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2" w15:restartNumberingAfterBreak="0">
    <w:nsid w:val="434A0A02"/>
    <w:multiLevelType w:val="hybridMultilevel"/>
    <w:tmpl w:val="FFFFFFFF"/>
    <w:lvl w:ilvl="0" w:tplc="6F4C3F1A">
      <w:start w:val="1"/>
      <w:numFmt w:val="bullet"/>
      <w:lvlText w:val=""/>
      <w:lvlJc w:val="left"/>
      <w:pPr>
        <w:ind w:left="720" w:hanging="360"/>
      </w:pPr>
      <w:rPr>
        <w:rFonts w:ascii="Symbol" w:hAnsi="Symbol" w:hint="default"/>
      </w:rPr>
    </w:lvl>
    <w:lvl w:ilvl="1" w:tplc="226AA906">
      <w:start w:val="1"/>
      <w:numFmt w:val="bullet"/>
      <w:lvlText w:val="o"/>
      <w:lvlJc w:val="left"/>
      <w:pPr>
        <w:ind w:left="1440" w:hanging="360"/>
      </w:pPr>
      <w:rPr>
        <w:rFonts w:ascii="Courier New" w:hAnsi="Courier New" w:hint="default"/>
      </w:rPr>
    </w:lvl>
    <w:lvl w:ilvl="2" w:tplc="DED050A6">
      <w:start w:val="1"/>
      <w:numFmt w:val="bullet"/>
      <w:lvlText w:val=""/>
      <w:lvlJc w:val="left"/>
      <w:pPr>
        <w:ind w:left="2160" w:hanging="360"/>
      </w:pPr>
      <w:rPr>
        <w:rFonts w:ascii="Wingdings" w:hAnsi="Wingdings" w:hint="default"/>
      </w:rPr>
    </w:lvl>
    <w:lvl w:ilvl="3" w:tplc="71962ACE">
      <w:start w:val="1"/>
      <w:numFmt w:val="bullet"/>
      <w:lvlText w:val=""/>
      <w:lvlJc w:val="left"/>
      <w:pPr>
        <w:ind w:left="2880" w:hanging="360"/>
      </w:pPr>
      <w:rPr>
        <w:rFonts w:ascii="Symbol" w:hAnsi="Symbol" w:hint="default"/>
      </w:rPr>
    </w:lvl>
    <w:lvl w:ilvl="4" w:tplc="AF66503E">
      <w:start w:val="1"/>
      <w:numFmt w:val="bullet"/>
      <w:lvlText w:val="o"/>
      <w:lvlJc w:val="left"/>
      <w:pPr>
        <w:ind w:left="3600" w:hanging="360"/>
      </w:pPr>
      <w:rPr>
        <w:rFonts w:ascii="Courier New" w:hAnsi="Courier New" w:hint="default"/>
      </w:rPr>
    </w:lvl>
    <w:lvl w:ilvl="5" w:tplc="CBC85ADE">
      <w:start w:val="1"/>
      <w:numFmt w:val="bullet"/>
      <w:lvlText w:val=""/>
      <w:lvlJc w:val="left"/>
      <w:pPr>
        <w:ind w:left="4320" w:hanging="360"/>
      </w:pPr>
      <w:rPr>
        <w:rFonts w:ascii="Wingdings" w:hAnsi="Wingdings" w:hint="default"/>
      </w:rPr>
    </w:lvl>
    <w:lvl w:ilvl="6" w:tplc="604A5950">
      <w:start w:val="1"/>
      <w:numFmt w:val="bullet"/>
      <w:lvlText w:val=""/>
      <w:lvlJc w:val="left"/>
      <w:pPr>
        <w:ind w:left="5040" w:hanging="360"/>
      </w:pPr>
      <w:rPr>
        <w:rFonts w:ascii="Symbol" w:hAnsi="Symbol" w:hint="default"/>
      </w:rPr>
    </w:lvl>
    <w:lvl w:ilvl="7" w:tplc="BFBE6D6C">
      <w:start w:val="1"/>
      <w:numFmt w:val="bullet"/>
      <w:lvlText w:val="o"/>
      <w:lvlJc w:val="left"/>
      <w:pPr>
        <w:ind w:left="5760" w:hanging="360"/>
      </w:pPr>
      <w:rPr>
        <w:rFonts w:ascii="Courier New" w:hAnsi="Courier New" w:hint="default"/>
      </w:rPr>
    </w:lvl>
    <w:lvl w:ilvl="8" w:tplc="51103A70">
      <w:start w:val="1"/>
      <w:numFmt w:val="bullet"/>
      <w:lvlText w:val=""/>
      <w:lvlJc w:val="left"/>
      <w:pPr>
        <w:ind w:left="6480" w:hanging="360"/>
      </w:pPr>
      <w:rPr>
        <w:rFonts w:ascii="Wingdings" w:hAnsi="Wingdings" w:hint="default"/>
      </w:rPr>
    </w:lvl>
  </w:abstractNum>
  <w:abstractNum w:abstractNumId="53" w15:restartNumberingAfterBreak="0">
    <w:nsid w:val="43B35C91"/>
    <w:multiLevelType w:val="multilevel"/>
    <w:tmpl w:val="97C4C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3FE23F5"/>
    <w:multiLevelType w:val="hybridMultilevel"/>
    <w:tmpl w:val="043E423C"/>
    <w:lvl w:ilvl="0" w:tplc="5E401DC8">
      <w:numFmt w:val="bullet"/>
      <w:lvlText w:val="-"/>
      <w:lvlJc w:val="left"/>
      <w:pPr>
        <w:ind w:left="720" w:hanging="360"/>
      </w:pPr>
      <w:rPr>
        <w:rFonts w:ascii="Arial" w:eastAsiaTheme="minorEastAsia"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46731135"/>
    <w:multiLevelType w:val="hybridMultilevel"/>
    <w:tmpl w:val="FFFFFFFF"/>
    <w:lvl w:ilvl="0" w:tplc="C58E8AC0">
      <w:start w:val="1"/>
      <w:numFmt w:val="bullet"/>
      <w:lvlText w:val=""/>
      <w:lvlJc w:val="left"/>
      <w:pPr>
        <w:ind w:left="720" w:hanging="360"/>
      </w:pPr>
      <w:rPr>
        <w:rFonts w:ascii="Symbol" w:hAnsi="Symbol" w:hint="default"/>
      </w:rPr>
    </w:lvl>
    <w:lvl w:ilvl="1" w:tplc="7D905C02">
      <w:start w:val="1"/>
      <w:numFmt w:val="bullet"/>
      <w:lvlText w:val="o"/>
      <w:lvlJc w:val="left"/>
      <w:pPr>
        <w:ind w:left="1440" w:hanging="360"/>
      </w:pPr>
      <w:rPr>
        <w:rFonts w:ascii="Courier New" w:hAnsi="Courier New" w:hint="default"/>
      </w:rPr>
    </w:lvl>
    <w:lvl w:ilvl="2" w:tplc="179075F2">
      <w:start w:val="1"/>
      <w:numFmt w:val="bullet"/>
      <w:lvlText w:val=""/>
      <w:lvlJc w:val="left"/>
      <w:pPr>
        <w:ind w:left="2160" w:hanging="360"/>
      </w:pPr>
      <w:rPr>
        <w:rFonts w:ascii="Wingdings" w:hAnsi="Wingdings" w:hint="default"/>
      </w:rPr>
    </w:lvl>
    <w:lvl w:ilvl="3" w:tplc="57F6150E">
      <w:start w:val="1"/>
      <w:numFmt w:val="bullet"/>
      <w:lvlText w:val=""/>
      <w:lvlJc w:val="left"/>
      <w:pPr>
        <w:ind w:left="2880" w:hanging="360"/>
      </w:pPr>
      <w:rPr>
        <w:rFonts w:ascii="Symbol" w:hAnsi="Symbol" w:hint="default"/>
      </w:rPr>
    </w:lvl>
    <w:lvl w:ilvl="4" w:tplc="2132DE96">
      <w:start w:val="1"/>
      <w:numFmt w:val="bullet"/>
      <w:lvlText w:val="o"/>
      <w:lvlJc w:val="left"/>
      <w:pPr>
        <w:ind w:left="3600" w:hanging="360"/>
      </w:pPr>
      <w:rPr>
        <w:rFonts w:ascii="Courier New" w:hAnsi="Courier New" w:hint="default"/>
      </w:rPr>
    </w:lvl>
    <w:lvl w:ilvl="5" w:tplc="D7100B3A">
      <w:start w:val="1"/>
      <w:numFmt w:val="bullet"/>
      <w:lvlText w:val=""/>
      <w:lvlJc w:val="left"/>
      <w:pPr>
        <w:ind w:left="4320" w:hanging="360"/>
      </w:pPr>
      <w:rPr>
        <w:rFonts w:ascii="Wingdings" w:hAnsi="Wingdings" w:hint="default"/>
      </w:rPr>
    </w:lvl>
    <w:lvl w:ilvl="6" w:tplc="08A86980">
      <w:start w:val="1"/>
      <w:numFmt w:val="bullet"/>
      <w:lvlText w:val=""/>
      <w:lvlJc w:val="left"/>
      <w:pPr>
        <w:ind w:left="5040" w:hanging="360"/>
      </w:pPr>
      <w:rPr>
        <w:rFonts w:ascii="Symbol" w:hAnsi="Symbol" w:hint="default"/>
      </w:rPr>
    </w:lvl>
    <w:lvl w:ilvl="7" w:tplc="F3F252E8">
      <w:start w:val="1"/>
      <w:numFmt w:val="bullet"/>
      <w:lvlText w:val="o"/>
      <w:lvlJc w:val="left"/>
      <w:pPr>
        <w:ind w:left="5760" w:hanging="360"/>
      </w:pPr>
      <w:rPr>
        <w:rFonts w:ascii="Courier New" w:hAnsi="Courier New" w:hint="default"/>
      </w:rPr>
    </w:lvl>
    <w:lvl w:ilvl="8" w:tplc="0444F2E8">
      <w:start w:val="1"/>
      <w:numFmt w:val="bullet"/>
      <w:lvlText w:val=""/>
      <w:lvlJc w:val="left"/>
      <w:pPr>
        <w:ind w:left="6480" w:hanging="360"/>
      </w:pPr>
      <w:rPr>
        <w:rFonts w:ascii="Wingdings" w:hAnsi="Wingdings" w:hint="default"/>
      </w:rPr>
    </w:lvl>
  </w:abstractNum>
  <w:abstractNum w:abstractNumId="56" w15:restartNumberingAfterBreak="0">
    <w:nsid w:val="49FE5E9D"/>
    <w:multiLevelType w:val="multilevel"/>
    <w:tmpl w:val="97C4C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B00053E"/>
    <w:multiLevelType w:val="multilevel"/>
    <w:tmpl w:val="97C4C7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C7727E2"/>
    <w:multiLevelType w:val="hybridMultilevel"/>
    <w:tmpl w:val="8634EF3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9" w15:restartNumberingAfterBreak="0">
    <w:nsid w:val="508543F9"/>
    <w:multiLevelType w:val="hybridMultilevel"/>
    <w:tmpl w:val="F79E0FF4"/>
    <w:lvl w:ilvl="0" w:tplc="5E401DC8">
      <w:numFmt w:val="bullet"/>
      <w:lvlText w:val="-"/>
      <w:lvlJc w:val="left"/>
      <w:pPr>
        <w:ind w:left="720" w:hanging="360"/>
      </w:pPr>
      <w:rPr>
        <w:rFonts w:ascii="Arial" w:eastAsiaTheme="minorEastAsia"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532C05FC"/>
    <w:multiLevelType w:val="multilevel"/>
    <w:tmpl w:val="97C4C7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3A9A3C3"/>
    <w:multiLevelType w:val="hybridMultilevel"/>
    <w:tmpl w:val="FFFFFFFF"/>
    <w:lvl w:ilvl="0" w:tplc="4016F234">
      <w:start w:val="1"/>
      <w:numFmt w:val="bullet"/>
      <w:lvlText w:val=""/>
      <w:lvlJc w:val="left"/>
      <w:pPr>
        <w:ind w:left="720" w:hanging="360"/>
      </w:pPr>
      <w:rPr>
        <w:rFonts w:ascii="Symbol" w:hAnsi="Symbol" w:hint="default"/>
      </w:rPr>
    </w:lvl>
    <w:lvl w:ilvl="1" w:tplc="4A447BDA">
      <w:start w:val="1"/>
      <w:numFmt w:val="bullet"/>
      <w:lvlText w:val="o"/>
      <w:lvlJc w:val="left"/>
      <w:pPr>
        <w:ind w:left="1440" w:hanging="360"/>
      </w:pPr>
      <w:rPr>
        <w:rFonts w:ascii="Courier New" w:hAnsi="Courier New" w:hint="default"/>
      </w:rPr>
    </w:lvl>
    <w:lvl w:ilvl="2" w:tplc="D950938A">
      <w:start w:val="1"/>
      <w:numFmt w:val="bullet"/>
      <w:lvlText w:val=""/>
      <w:lvlJc w:val="left"/>
      <w:pPr>
        <w:ind w:left="2160" w:hanging="360"/>
      </w:pPr>
      <w:rPr>
        <w:rFonts w:ascii="Wingdings" w:hAnsi="Wingdings" w:hint="default"/>
      </w:rPr>
    </w:lvl>
    <w:lvl w:ilvl="3" w:tplc="BA7CD832">
      <w:start w:val="1"/>
      <w:numFmt w:val="bullet"/>
      <w:lvlText w:val=""/>
      <w:lvlJc w:val="left"/>
      <w:pPr>
        <w:ind w:left="2880" w:hanging="360"/>
      </w:pPr>
      <w:rPr>
        <w:rFonts w:ascii="Symbol" w:hAnsi="Symbol" w:hint="default"/>
      </w:rPr>
    </w:lvl>
    <w:lvl w:ilvl="4" w:tplc="99501D34">
      <w:start w:val="1"/>
      <w:numFmt w:val="bullet"/>
      <w:lvlText w:val="o"/>
      <w:lvlJc w:val="left"/>
      <w:pPr>
        <w:ind w:left="3600" w:hanging="360"/>
      </w:pPr>
      <w:rPr>
        <w:rFonts w:ascii="Courier New" w:hAnsi="Courier New" w:hint="default"/>
      </w:rPr>
    </w:lvl>
    <w:lvl w:ilvl="5" w:tplc="C41A907E">
      <w:start w:val="1"/>
      <w:numFmt w:val="bullet"/>
      <w:lvlText w:val=""/>
      <w:lvlJc w:val="left"/>
      <w:pPr>
        <w:ind w:left="4320" w:hanging="360"/>
      </w:pPr>
      <w:rPr>
        <w:rFonts w:ascii="Wingdings" w:hAnsi="Wingdings" w:hint="default"/>
      </w:rPr>
    </w:lvl>
    <w:lvl w:ilvl="6" w:tplc="A7107FDC">
      <w:start w:val="1"/>
      <w:numFmt w:val="bullet"/>
      <w:lvlText w:val=""/>
      <w:lvlJc w:val="left"/>
      <w:pPr>
        <w:ind w:left="5040" w:hanging="360"/>
      </w:pPr>
      <w:rPr>
        <w:rFonts w:ascii="Symbol" w:hAnsi="Symbol" w:hint="default"/>
      </w:rPr>
    </w:lvl>
    <w:lvl w:ilvl="7" w:tplc="92BEFAAE">
      <w:start w:val="1"/>
      <w:numFmt w:val="bullet"/>
      <w:lvlText w:val="o"/>
      <w:lvlJc w:val="left"/>
      <w:pPr>
        <w:ind w:left="5760" w:hanging="360"/>
      </w:pPr>
      <w:rPr>
        <w:rFonts w:ascii="Courier New" w:hAnsi="Courier New" w:hint="default"/>
      </w:rPr>
    </w:lvl>
    <w:lvl w:ilvl="8" w:tplc="76A4F2FA">
      <w:start w:val="1"/>
      <w:numFmt w:val="bullet"/>
      <w:lvlText w:val=""/>
      <w:lvlJc w:val="left"/>
      <w:pPr>
        <w:ind w:left="6480" w:hanging="360"/>
      </w:pPr>
      <w:rPr>
        <w:rFonts w:ascii="Wingdings" w:hAnsi="Wingdings" w:hint="default"/>
      </w:rPr>
    </w:lvl>
  </w:abstractNum>
  <w:abstractNum w:abstractNumId="62" w15:restartNumberingAfterBreak="0">
    <w:nsid w:val="553D52EF"/>
    <w:multiLevelType w:val="multilevel"/>
    <w:tmpl w:val="CD747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7DC6016"/>
    <w:multiLevelType w:val="hybridMultilevel"/>
    <w:tmpl w:val="F7A4F37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4" w15:restartNumberingAfterBreak="0">
    <w:nsid w:val="5B73277E"/>
    <w:multiLevelType w:val="hybridMultilevel"/>
    <w:tmpl w:val="8076977C"/>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5" w15:restartNumberingAfterBreak="0">
    <w:nsid w:val="5E2EF7D0"/>
    <w:multiLevelType w:val="hybridMultilevel"/>
    <w:tmpl w:val="FFFFFFFF"/>
    <w:lvl w:ilvl="0" w:tplc="B914E142">
      <w:start w:val="1"/>
      <w:numFmt w:val="bullet"/>
      <w:lvlText w:val=""/>
      <w:lvlJc w:val="left"/>
      <w:pPr>
        <w:ind w:left="720" w:hanging="360"/>
      </w:pPr>
      <w:rPr>
        <w:rFonts w:ascii="Symbol" w:hAnsi="Symbol" w:hint="default"/>
      </w:rPr>
    </w:lvl>
    <w:lvl w:ilvl="1" w:tplc="395CD770">
      <w:start w:val="1"/>
      <w:numFmt w:val="bullet"/>
      <w:lvlText w:val="o"/>
      <w:lvlJc w:val="left"/>
      <w:pPr>
        <w:ind w:left="1440" w:hanging="360"/>
      </w:pPr>
      <w:rPr>
        <w:rFonts w:ascii="Courier New" w:hAnsi="Courier New" w:hint="default"/>
      </w:rPr>
    </w:lvl>
    <w:lvl w:ilvl="2" w:tplc="9AC4E64C">
      <w:start w:val="1"/>
      <w:numFmt w:val="bullet"/>
      <w:lvlText w:val=""/>
      <w:lvlJc w:val="left"/>
      <w:pPr>
        <w:ind w:left="2160" w:hanging="360"/>
      </w:pPr>
      <w:rPr>
        <w:rFonts w:ascii="Wingdings" w:hAnsi="Wingdings" w:hint="default"/>
      </w:rPr>
    </w:lvl>
    <w:lvl w:ilvl="3" w:tplc="A5E496C4">
      <w:start w:val="1"/>
      <w:numFmt w:val="bullet"/>
      <w:lvlText w:val=""/>
      <w:lvlJc w:val="left"/>
      <w:pPr>
        <w:ind w:left="2880" w:hanging="360"/>
      </w:pPr>
      <w:rPr>
        <w:rFonts w:ascii="Symbol" w:hAnsi="Symbol" w:hint="default"/>
      </w:rPr>
    </w:lvl>
    <w:lvl w:ilvl="4" w:tplc="445E3AE4">
      <w:start w:val="1"/>
      <w:numFmt w:val="bullet"/>
      <w:lvlText w:val="o"/>
      <w:lvlJc w:val="left"/>
      <w:pPr>
        <w:ind w:left="3600" w:hanging="360"/>
      </w:pPr>
      <w:rPr>
        <w:rFonts w:ascii="Courier New" w:hAnsi="Courier New" w:hint="default"/>
      </w:rPr>
    </w:lvl>
    <w:lvl w:ilvl="5" w:tplc="A62EAD04">
      <w:start w:val="1"/>
      <w:numFmt w:val="bullet"/>
      <w:lvlText w:val=""/>
      <w:lvlJc w:val="left"/>
      <w:pPr>
        <w:ind w:left="4320" w:hanging="360"/>
      </w:pPr>
      <w:rPr>
        <w:rFonts w:ascii="Wingdings" w:hAnsi="Wingdings" w:hint="default"/>
      </w:rPr>
    </w:lvl>
    <w:lvl w:ilvl="6" w:tplc="EF74E45A">
      <w:start w:val="1"/>
      <w:numFmt w:val="bullet"/>
      <w:lvlText w:val=""/>
      <w:lvlJc w:val="left"/>
      <w:pPr>
        <w:ind w:left="5040" w:hanging="360"/>
      </w:pPr>
      <w:rPr>
        <w:rFonts w:ascii="Symbol" w:hAnsi="Symbol" w:hint="default"/>
      </w:rPr>
    </w:lvl>
    <w:lvl w:ilvl="7" w:tplc="01FEDA06">
      <w:start w:val="1"/>
      <w:numFmt w:val="bullet"/>
      <w:lvlText w:val="o"/>
      <w:lvlJc w:val="left"/>
      <w:pPr>
        <w:ind w:left="5760" w:hanging="360"/>
      </w:pPr>
      <w:rPr>
        <w:rFonts w:ascii="Courier New" w:hAnsi="Courier New" w:hint="default"/>
      </w:rPr>
    </w:lvl>
    <w:lvl w:ilvl="8" w:tplc="945E590C">
      <w:start w:val="1"/>
      <w:numFmt w:val="bullet"/>
      <w:lvlText w:val=""/>
      <w:lvlJc w:val="left"/>
      <w:pPr>
        <w:ind w:left="6480" w:hanging="360"/>
      </w:pPr>
      <w:rPr>
        <w:rFonts w:ascii="Wingdings" w:hAnsi="Wingdings" w:hint="default"/>
      </w:rPr>
    </w:lvl>
  </w:abstractNum>
  <w:abstractNum w:abstractNumId="66" w15:restartNumberingAfterBreak="0">
    <w:nsid w:val="5FF61A25"/>
    <w:multiLevelType w:val="hybridMultilevel"/>
    <w:tmpl w:val="7A0A3AC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7" w15:restartNumberingAfterBreak="0">
    <w:nsid w:val="61DC00E6"/>
    <w:multiLevelType w:val="hybridMultilevel"/>
    <w:tmpl w:val="42E6F2B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8" w15:restartNumberingAfterBreak="0">
    <w:nsid w:val="63323A7E"/>
    <w:multiLevelType w:val="hybridMultilevel"/>
    <w:tmpl w:val="5BC88BD6"/>
    <w:lvl w:ilvl="0" w:tplc="5E401DC8">
      <w:numFmt w:val="bullet"/>
      <w:lvlText w:val="-"/>
      <w:lvlJc w:val="left"/>
      <w:pPr>
        <w:ind w:left="720" w:hanging="360"/>
      </w:pPr>
      <w:rPr>
        <w:rFonts w:ascii="Arial" w:eastAsiaTheme="minorEastAsia"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64C06C62"/>
    <w:multiLevelType w:val="hybridMultilevel"/>
    <w:tmpl w:val="5EB0100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0" w15:restartNumberingAfterBreak="0">
    <w:nsid w:val="64D22086"/>
    <w:multiLevelType w:val="multilevel"/>
    <w:tmpl w:val="D286E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5F82918"/>
    <w:multiLevelType w:val="multilevel"/>
    <w:tmpl w:val="6B365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6DC5196"/>
    <w:multiLevelType w:val="multilevel"/>
    <w:tmpl w:val="7952D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7B2693E"/>
    <w:multiLevelType w:val="multilevel"/>
    <w:tmpl w:val="97C4C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90940BB"/>
    <w:multiLevelType w:val="multilevel"/>
    <w:tmpl w:val="97C4C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A4071C1"/>
    <w:multiLevelType w:val="multilevel"/>
    <w:tmpl w:val="97C4C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A4E092D"/>
    <w:multiLevelType w:val="multilevel"/>
    <w:tmpl w:val="97C4C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A5168A9"/>
    <w:multiLevelType w:val="multilevel"/>
    <w:tmpl w:val="97C4C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BE16118"/>
    <w:multiLevelType w:val="hybridMultilevel"/>
    <w:tmpl w:val="3F4EE26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9" w15:restartNumberingAfterBreak="0">
    <w:nsid w:val="6E0B6503"/>
    <w:multiLevelType w:val="hybridMultilevel"/>
    <w:tmpl w:val="06C8705E"/>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0" w15:restartNumberingAfterBreak="0">
    <w:nsid w:val="70872A73"/>
    <w:multiLevelType w:val="multilevel"/>
    <w:tmpl w:val="6EF65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27B269F"/>
    <w:multiLevelType w:val="hybridMultilevel"/>
    <w:tmpl w:val="D53C1C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75451D63"/>
    <w:multiLevelType w:val="hybridMultilevel"/>
    <w:tmpl w:val="4EB0486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3" w15:restartNumberingAfterBreak="0">
    <w:nsid w:val="76615D13"/>
    <w:multiLevelType w:val="hybridMultilevel"/>
    <w:tmpl w:val="FFFFFFFF"/>
    <w:lvl w:ilvl="0" w:tplc="C21AD35E">
      <w:start w:val="1"/>
      <w:numFmt w:val="bullet"/>
      <w:lvlText w:val=""/>
      <w:lvlJc w:val="left"/>
      <w:pPr>
        <w:ind w:left="720" w:hanging="360"/>
      </w:pPr>
      <w:rPr>
        <w:rFonts w:ascii="Symbol" w:hAnsi="Symbol" w:hint="default"/>
      </w:rPr>
    </w:lvl>
    <w:lvl w:ilvl="1" w:tplc="56C095CC">
      <w:start w:val="1"/>
      <w:numFmt w:val="bullet"/>
      <w:lvlText w:val="o"/>
      <w:lvlJc w:val="left"/>
      <w:pPr>
        <w:ind w:left="1440" w:hanging="360"/>
      </w:pPr>
      <w:rPr>
        <w:rFonts w:ascii="Courier New" w:hAnsi="Courier New" w:hint="default"/>
      </w:rPr>
    </w:lvl>
    <w:lvl w:ilvl="2" w:tplc="37507A44">
      <w:start w:val="1"/>
      <w:numFmt w:val="bullet"/>
      <w:lvlText w:val=""/>
      <w:lvlJc w:val="left"/>
      <w:pPr>
        <w:ind w:left="2160" w:hanging="360"/>
      </w:pPr>
      <w:rPr>
        <w:rFonts w:ascii="Wingdings" w:hAnsi="Wingdings" w:hint="default"/>
      </w:rPr>
    </w:lvl>
    <w:lvl w:ilvl="3" w:tplc="E8CC9586">
      <w:start w:val="1"/>
      <w:numFmt w:val="bullet"/>
      <w:lvlText w:val=""/>
      <w:lvlJc w:val="left"/>
      <w:pPr>
        <w:ind w:left="2880" w:hanging="360"/>
      </w:pPr>
      <w:rPr>
        <w:rFonts w:ascii="Symbol" w:hAnsi="Symbol" w:hint="default"/>
      </w:rPr>
    </w:lvl>
    <w:lvl w:ilvl="4" w:tplc="BE380048">
      <w:start w:val="1"/>
      <w:numFmt w:val="bullet"/>
      <w:lvlText w:val="o"/>
      <w:lvlJc w:val="left"/>
      <w:pPr>
        <w:ind w:left="3600" w:hanging="360"/>
      </w:pPr>
      <w:rPr>
        <w:rFonts w:ascii="Courier New" w:hAnsi="Courier New" w:hint="default"/>
      </w:rPr>
    </w:lvl>
    <w:lvl w:ilvl="5" w:tplc="3A206C10">
      <w:start w:val="1"/>
      <w:numFmt w:val="bullet"/>
      <w:lvlText w:val=""/>
      <w:lvlJc w:val="left"/>
      <w:pPr>
        <w:ind w:left="4320" w:hanging="360"/>
      </w:pPr>
      <w:rPr>
        <w:rFonts w:ascii="Wingdings" w:hAnsi="Wingdings" w:hint="default"/>
      </w:rPr>
    </w:lvl>
    <w:lvl w:ilvl="6" w:tplc="1F22C078">
      <w:start w:val="1"/>
      <w:numFmt w:val="bullet"/>
      <w:lvlText w:val=""/>
      <w:lvlJc w:val="left"/>
      <w:pPr>
        <w:ind w:left="5040" w:hanging="360"/>
      </w:pPr>
      <w:rPr>
        <w:rFonts w:ascii="Symbol" w:hAnsi="Symbol" w:hint="default"/>
      </w:rPr>
    </w:lvl>
    <w:lvl w:ilvl="7" w:tplc="3558014E">
      <w:start w:val="1"/>
      <w:numFmt w:val="bullet"/>
      <w:lvlText w:val="o"/>
      <w:lvlJc w:val="left"/>
      <w:pPr>
        <w:ind w:left="5760" w:hanging="360"/>
      </w:pPr>
      <w:rPr>
        <w:rFonts w:ascii="Courier New" w:hAnsi="Courier New" w:hint="default"/>
      </w:rPr>
    </w:lvl>
    <w:lvl w:ilvl="8" w:tplc="65280AB8">
      <w:start w:val="1"/>
      <w:numFmt w:val="bullet"/>
      <w:lvlText w:val=""/>
      <w:lvlJc w:val="left"/>
      <w:pPr>
        <w:ind w:left="6480" w:hanging="360"/>
      </w:pPr>
      <w:rPr>
        <w:rFonts w:ascii="Wingdings" w:hAnsi="Wingdings" w:hint="default"/>
      </w:rPr>
    </w:lvl>
  </w:abstractNum>
  <w:abstractNum w:abstractNumId="84" w15:restartNumberingAfterBreak="0">
    <w:nsid w:val="785E1122"/>
    <w:multiLevelType w:val="multilevel"/>
    <w:tmpl w:val="97C4C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BD16347"/>
    <w:multiLevelType w:val="hybridMultilevel"/>
    <w:tmpl w:val="F3B04D2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6" w15:restartNumberingAfterBreak="0">
    <w:nsid w:val="7C01F1B4"/>
    <w:multiLevelType w:val="hybridMultilevel"/>
    <w:tmpl w:val="FFFFFFFF"/>
    <w:lvl w:ilvl="0" w:tplc="40D8F876">
      <w:start w:val="1"/>
      <w:numFmt w:val="bullet"/>
      <w:lvlText w:val=""/>
      <w:lvlJc w:val="left"/>
      <w:pPr>
        <w:ind w:left="720" w:hanging="360"/>
      </w:pPr>
      <w:rPr>
        <w:rFonts w:ascii="Symbol" w:hAnsi="Symbol" w:hint="default"/>
      </w:rPr>
    </w:lvl>
    <w:lvl w:ilvl="1" w:tplc="76A639B0">
      <w:start w:val="1"/>
      <w:numFmt w:val="bullet"/>
      <w:lvlText w:val="o"/>
      <w:lvlJc w:val="left"/>
      <w:pPr>
        <w:ind w:left="1440" w:hanging="360"/>
      </w:pPr>
      <w:rPr>
        <w:rFonts w:ascii="Courier New" w:hAnsi="Courier New" w:hint="default"/>
      </w:rPr>
    </w:lvl>
    <w:lvl w:ilvl="2" w:tplc="756875CA">
      <w:start w:val="1"/>
      <w:numFmt w:val="bullet"/>
      <w:lvlText w:val=""/>
      <w:lvlJc w:val="left"/>
      <w:pPr>
        <w:ind w:left="2160" w:hanging="360"/>
      </w:pPr>
      <w:rPr>
        <w:rFonts w:ascii="Wingdings" w:hAnsi="Wingdings" w:hint="default"/>
      </w:rPr>
    </w:lvl>
    <w:lvl w:ilvl="3" w:tplc="5BFE9AA2">
      <w:start w:val="1"/>
      <w:numFmt w:val="bullet"/>
      <w:lvlText w:val=""/>
      <w:lvlJc w:val="left"/>
      <w:pPr>
        <w:ind w:left="2880" w:hanging="360"/>
      </w:pPr>
      <w:rPr>
        <w:rFonts w:ascii="Symbol" w:hAnsi="Symbol" w:hint="default"/>
      </w:rPr>
    </w:lvl>
    <w:lvl w:ilvl="4" w:tplc="C62E6508">
      <w:start w:val="1"/>
      <w:numFmt w:val="bullet"/>
      <w:lvlText w:val="o"/>
      <w:lvlJc w:val="left"/>
      <w:pPr>
        <w:ind w:left="3600" w:hanging="360"/>
      </w:pPr>
      <w:rPr>
        <w:rFonts w:ascii="Courier New" w:hAnsi="Courier New" w:hint="default"/>
      </w:rPr>
    </w:lvl>
    <w:lvl w:ilvl="5" w:tplc="61043BDE">
      <w:start w:val="1"/>
      <w:numFmt w:val="bullet"/>
      <w:lvlText w:val=""/>
      <w:lvlJc w:val="left"/>
      <w:pPr>
        <w:ind w:left="4320" w:hanging="360"/>
      </w:pPr>
      <w:rPr>
        <w:rFonts w:ascii="Wingdings" w:hAnsi="Wingdings" w:hint="default"/>
      </w:rPr>
    </w:lvl>
    <w:lvl w:ilvl="6" w:tplc="2B1E7B7C">
      <w:start w:val="1"/>
      <w:numFmt w:val="bullet"/>
      <w:lvlText w:val=""/>
      <w:lvlJc w:val="left"/>
      <w:pPr>
        <w:ind w:left="5040" w:hanging="360"/>
      </w:pPr>
      <w:rPr>
        <w:rFonts w:ascii="Symbol" w:hAnsi="Symbol" w:hint="default"/>
      </w:rPr>
    </w:lvl>
    <w:lvl w:ilvl="7" w:tplc="C2C6D2D6">
      <w:start w:val="1"/>
      <w:numFmt w:val="bullet"/>
      <w:lvlText w:val="o"/>
      <w:lvlJc w:val="left"/>
      <w:pPr>
        <w:ind w:left="5760" w:hanging="360"/>
      </w:pPr>
      <w:rPr>
        <w:rFonts w:ascii="Courier New" w:hAnsi="Courier New" w:hint="default"/>
      </w:rPr>
    </w:lvl>
    <w:lvl w:ilvl="8" w:tplc="021072E2">
      <w:start w:val="1"/>
      <w:numFmt w:val="bullet"/>
      <w:lvlText w:val=""/>
      <w:lvlJc w:val="left"/>
      <w:pPr>
        <w:ind w:left="6480" w:hanging="360"/>
      </w:pPr>
      <w:rPr>
        <w:rFonts w:ascii="Wingdings" w:hAnsi="Wingdings" w:hint="default"/>
      </w:rPr>
    </w:lvl>
  </w:abstractNum>
  <w:abstractNum w:abstractNumId="87" w15:restartNumberingAfterBreak="0">
    <w:nsid w:val="7DDE7F32"/>
    <w:multiLevelType w:val="hybridMultilevel"/>
    <w:tmpl w:val="F0F4469E"/>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8" w15:restartNumberingAfterBreak="0">
    <w:nsid w:val="7F2467E8"/>
    <w:multiLevelType w:val="hybridMultilevel"/>
    <w:tmpl w:val="1E146BB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429861633">
    <w:abstractNumId w:val="86"/>
  </w:num>
  <w:num w:numId="2" w16cid:durableId="1167132859">
    <w:abstractNumId w:val="83"/>
  </w:num>
  <w:num w:numId="3" w16cid:durableId="1315112037">
    <w:abstractNumId w:val="29"/>
  </w:num>
  <w:num w:numId="4" w16cid:durableId="317274242">
    <w:abstractNumId w:val="36"/>
  </w:num>
  <w:num w:numId="5" w16cid:durableId="141000421">
    <w:abstractNumId w:val="30"/>
  </w:num>
  <w:num w:numId="6" w16cid:durableId="610433614">
    <w:abstractNumId w:val="61"/>
  </w:num>
  <w:num w:numId="7" w16cid:durableId="1715303420">
    <w:abstractNumId w:val="65"/>
  </w:num>
  <w:num w:numId="8" w16cid:durableId="454371046">
    <w:abstractNumId w:val="15"/>
  </w:num>
  <w:num w:numId="9" w16cid:durableId="1239942690">
    <w:abstractNumId w:val="42"/>
  </w:num>
  <w:num w:numId="10" w16cid:durableId="161939543">
    <w:abstractNumId w:val="10"/>
  </w:num>
  <w:num w:numId="11" w16cid:durableId="1803380698">
    <w:abstractNumId w:val="24"/>
  </w:num>
  <w:num w:numId="12" w16cid:durableId="1063528351">
    <w:abstractNumId w:val="8"/>
  </w:num>
  <w:num w:numId="13" w16cid:durableId="60106185">
    <w:abstractNumId w:val="52"/>
  </w:num>
  <w:num w:numId="14" w16cid:durableId="261228510">
    <w:abstractNumId w:val="17"/>
  </w:num>
  <w:num w:numId="15" w16cid:durableId="313992525">
    <w:abstractNumId w:val="7"/>
  </w:num>
  <w:num w:numId="16" w16cid:durableId="1098020365">
    <w:abstractNumId w:val="22"/>
  </w:num>
  <w:num w:numId="17" w16cid:durableId="1701667527">
    <w:abstractNumId w:val="54"/>
  </w:num>
  <w:num w:numId="18" w16cid:durableId="1231188373">
    <w:abstractNumId w:val="27"/>
  </w:num>
  <w:num w:numId="19" w16cid:durableId="1826702955">
    <w:abstractNumId w:val="51"/>
  </w:num>
  <w:num w:numId="20" w16cid:durableId="1525905082">
    <w:abstractNumId w:val="4"/>
  </w:num>
  <w:num w:numId="21" w16cid:durableId="705253983">
    <w:abstractNumId w:val="48"/>
  </w:num>
  <w:num w:numId="22" w16cid:durableId="1068454202">
    <w:abstractNumId w:val="63"/>
  </w:num>
  <w:num w:numId="23" w16cid:durableId="263150767">
    <w:abstractNumId w:val="85"/>
  </w:num>
  <w:num w:numId="24" w16cid:durableId="1678314664">
    <w:abstractNumId w:val="34"/>
  </w:num>
  <w:num w:numId="25" w16cid:durableId="96871752">
    <w:abstractNumId w:val="81"/>
  </w:num>
  <w:num w:numId="26" w16cid:durableId="92480695">
    <w:abstractNumId w:val="26"/>
  </w:num>
  <w:num w:numId="27" w16cid:durableId="1208643038">
    <w:abstractNumId w:val="43"/>
  </w:num>
  <w:num w:numId="28" w16cid:durableId="168107666">
    <w:abstractNumId w:val="88"/>
  </w:num>
  <w:num w:numId="29" w16cid:durableId="1578637791">
    <w:abstractNumId w:val="33"/>
  </w:num>
  <w:num w:numId="30" w16cid:durableId="1037314703">
    <w:abstractNumId w:val="67"/>
  </w:num>
  <w:num w:numId="31" w16cid:durableId="1884249330">
    <w:abstractNumId w:val="82"/>
  </w:num>
  <w:num w:numId="32" w16cid:durableId="50740867">
    <w:abstractNumId w:val="69"/>
  </w:num>
  <w:num w:numId="33" w16cid:durableId="1349407915">
    <w:abstractNumId w:val="39"/>
  </w:num>
  <w:num w:numId="34" w16cid:durableId="972444548">
    <w:abstractNumId w:val="32"/>
  </w:num>
  <w:num w:numId="35" w16cid:durableId="692347724">
    <w:abstractNumId w:val="31"/>
  </w:num>
  <w:num w:numId="36" w16cid:durableId="1302466971">
    <w:abstractNumId w:val="21"/>
  </w:num>
  <w:num w:numId="37" w16cid:durableId="2059746705">
    <w:abstractNumId w:val="35"/>
  </w:num>
  <w:num w:numId="38" w16cid:durableId="779956787">
    <w:abstractNumId w:val="11"/>
  </w:num>
  <w:num w:numId="39" w16cid:durableId="163209729">
    <w:abstractNumId w:val="5"/>
  </w:num>
  <w:num w:numId="40" w16cid:durableId="2023972144">
    <w:abstractNumId w:val="41"/>
  </w:num>
  <w:num w:numId="41" w16cid:durableId="1611355522">
    <w:abstractNumId w:val="25"/>
  </w:num>
  <w:num w:numId="42" w16cid:durableId="559219734">
    <w:abstractNumId w:val="66"/>
  </w:num>
  <w:num w:numId="43" w16cid:durableId="700517840">
    <w:abstractNumId w:val="13"/>
  </w:num>
  <w:num w:numId="44" w16cid:durableId="1926498640">
    <w:abstractNumId w:val="78"/>
  </w:num>
  <w:num w:numId="45" w16cid:durableId="602226997">
    <w:abstractNumId w:val="76"/>
  </w:num>
  <w:num w:numId="46" w16cid:durableId="1713535122">
    <w:abstractNumId w:val="58"/>
  </w:num>
  <w:num w:numId="47" w16cid:durableId="2048026815">
    <w:abstractNumId w:val="49"/>
  </w:num>
  <w:num w:numId="48" w16cid:durableId="1195731954">
    <w:abstractNumId w:val="64"/>
  </w:num>
  <w:num w:numId="49" w16cid:durableId="656960562">
    <w:abstractNumId w:val="62"/>
  </w:num>
  <w:num w:numId="50" w16cid:durableId="586959402">
    <w:abstractNumId w:val="68"/>
  </w:num>
  <w:num w:numId="51" w16cid:durableId="2051880051">
    <w:abstractNumId w:val="59"/>
  </w:num>
  <w:num w:numId="52" w16cid:durableId="1363239021">
    <w:abstractNumId w:val="9"/>
  </w:num>
  <w:num w:numId="53" w16cid:durableId="1575773290">
    <w:abstractNumId w:val="87"/>
  </w:num>
  <w:num w:numId="54" w16cid:durableId="1605188143">
    <w:abstractNumId w:val="79"/>
  </w:num>
  <w:num w:numId="55" w16cid:durableId="630671468">
    <w:abstractNumId w:val="16"/>
  </w:num>
  <w:num w:numId="56" w16cid:durableId="357849573">
    <w:abstractNumId w:val="74"/>
  </w:num>
  <w:num w:numId="57" w16cid:durableId="1453473930">
    <w:abstractNumId w:val="77"/>
  </w:num>
  <w:num w:numId="58" w16cid:durableId="1384137107">
    <w:abstractNumId w:val="75"/>
  </w:num>
  <w:num w:numId="59" w16cid:durableId="2099787511">
    <w:abstractNumId w:val="84"/>
  </w:num>
  <w:num w:numId="60" w16cid:durableId="175123069">
    <w:abstractNumId w:val="56"/>
  </w:num>
  <w:num w:numId="61" w16cid:durableId="2086493298">
    <w:abstractNumId w:val="53"/>
  </w:num>
  <w:num w:numId="62" w16cid:durableId="308676674">
    <w:abstractNumId w:val="28"/>
  </w:num>
  <w:num w:numId="63" w16cid:durableId="56325175">
    <w:abstractNumId w:val="40"/>
  </w:num>
  <w:num w:numId="64" w16cid:durableId="288711442">
    <w:abstractNumId w:val="37"/>
  </w:num>
  <w:num w:numId="65" w16cid:durableId="837698642">
    <w:abstractNumId w:val="73"/>
  </w:num>
  <w:num w:numId="66" w16cid:durableId="931864227">
    <w:abstractNumId w:val="38"/>
  </w:num>
  <w:num w:numId="67" w16cid:durableId="1975526976">
    <w:abstractNumId w:val="6"/>
  </w:num>
  <w:num w:numId="68" w16cid:durableId="833028308">
    <w:abstractNumId w:val="60"/>
  </w:num>
  <w:num w:numId="69" w16cid:durableId="1537697037">
    <w:abstractNumId w:val="57"/>
  </w:num>
  <w:num w:numId="70" w16cid:durableId="711005035">
    <w:abstractNumId w:val="2"/>
  </w:num>
  <w:num w:numId="71" w16cid:durableId="688336466">
    <w:abstractNumId w:val="70"/>
  </w:num>
  <w:num w:numId="72" w16cid:durableId="263928767">
    <w:abstractNumId w:val="46"/>
  </w:num>
  <w:num w:numId="73" w16cid:durableId="2080471405">
    <w:abstractNumId w:val="50"/>
  </w:num>
  <w:num w:numId="74" w16cid:durableId="1868060910">
    <w:abstractNumId w:val="19"/>
  </w:num>
  <w:num w:numId="75" w16cid:durableId="442042159">
    <w:abstractNumId w:val="72"/>
  </w:num>
  <w:num w:numId="76" w16cid:durableId="323582829">
    <w:abstractNumId w:val="45"/>
  </w:num>
  <w:num w:numId="77" w16cid:durableId="1083066660">
    <w:abstractNumId w:val="80"/>
  </w:num>
  <w:num w:numId="78" w16cid:durableId="330718001">
    <w:abstractNumId w:val="20"/>
  </w:num>
  <w:num w:numId="79" w16cid:durableId="156773999">
    <w:abstractNumId w:val="44"/>
  </w:num>
  <w:num w:numId="80" w16cid:durableId="250505431">
    <w:abstractNumId w:val="18"/>
  </w:num>
  <w:num w:numId="81" w16cid:durableId="1907449435">
    <w:abstractNumId w:val="12"/>
  </w:num>
  <w:num w:numId="82" w16cid:durableId="243538688">
    <w:abstractNumId w:val="55"/>
  </w:num>
  <w:num w:numId="83" w16cid:durableId="1957247703">
    <w:abstractNumId w:val="47"/>
  </w:num>
  <w:num w:numId="84" w16cid:durableId="978069376">
    <w:abstractNumId w:val="14"/>
  </w:num>
  <w:num w:numId="85" w16cid:durableId="820731266">
    <w:abstractNumId w:val="3"/>
  </w:num>
  <w:num w:numId="86" w16cid:durableId="1178353476">
    <w:abstractNumId w:val="23"/>
  </w:num>
  <w:num w:numId="87" w16cid:durableId="225991724">
    <w:abstractNumId w:val="71"/>
  </w:num>
  <w:numIdMacAtCleanup w:val="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280A"/>
    <w:rsid w:val="00006556"/>
    <w:rsid w:val="00010CEC"/>
    <w:rsid w:val="000143E2"/>
    <w:rsid w:val="000146FF"/>
    <w:rsid w:val="00020031"/>
    <w:rsid w:val="00031139"/>
    <w:rsid w:val="00033942"/>
    <w:rsid w:val="00033EBB"/>
    <w:rsid w:val="000374B7"/>
    <w:rsid w:val="00043C00"/>
    <w:rsid w:val="000570CA"/>
    <w:rsid w:val="00060E74"/>
    <w:rsid w:val="000622DD"/>
    <w:rsid w:val="000653B2"/>
    <w:rsid w:val="00076FDF"/>
    <w:rsid w:val="000775F2"/>
    <w:rsid w:val="000806BA"/>
    <w:rsid w:val="00084B78"/>
    <w:rsid w:val="0008612D"/>
    <w:rsid w:val="00090203"/>
    <w:rsid w:val="000914D3"/>
    <w:rsid w:val="00092047"/>
    <w:rsid w:val="00092FD7"/>
    <w:rsid w:val="000A479E"/>
    <w:rsid w:val="000A5430"/>
    <w:rsid w:val="000A54D1"/>
    <w:rsid w:val="000A7759"/>
    <w:rsid w:val="000B13E5"/>
    <w:rsid w:val="000B1C36"/>
    <w:rsid w:val="000B2C7D"/>
    <w:rsid w:val="000B47B1"/>
    <w:rsid w:val="000C3702"/>
    <w:rsid w:val="000C52D1"/>
    <w:rsid w:val="000C7358"/>
    <w:rsid w:val="000E501E"/>
    <w:rsid w:val="000E7384"/>
    <w:rsid w:val="000F04B6"/>
    <w:rsid w:val="000F13F3"/>
    <w:rsid w:val="000F2DE7"/>
    <w:rsid w:val="000F4323"/>
    <w:rsid w:val="000F5192"/>
    <w:rsid w:val="000F70AA"/>
    <w:rsid w:val="001034F4"/>
    <w:rsid w:val="00106479"/>
    <w:rsid w:val="00110FCB"/>
    <w:rsid w:val="00112104"/>
    <w:rsid w:val="0011280F"/>
    <w:rsid w:val="00131992"/>
    <w:rsid w:val="00132064"/>
    <w:rsid w:val="00133FE0"/>
    <w:rsid w:val="00146CDE"/>
    <w:rsid w:val="001475F7"/>
    <w:rsid w:val="001478E7"/>
    <w:rsid w:val="00150723"/>
    <w:rsid w:val="00154F9A"/>
    <w:rsid w:val="001642D8"/>
    <w:rsid w:val="00171EC5"/>
    <w:rsid w:val="00172DC8"/>
    <w:rsid w:val="001739E3"/>
    <w:rsid w:val="0017402D"/>
    <w:rsid w:val="00180F27"/>
    <w:rsid w:val="001839DB"/>
    <w:rsid w:val="00185D9B"/>
    <w:rsid w:val="00191237"/>
    <w:rsid w:val="00191327"/>
    <w:rsid w:val="001964BF"/>
    <w:rsid w:val="00197CE3"/>
    <w:rsid w:val="001A0979"/>
    <w:rsid w:val="001A0B0E"/>
    <w:rsid w:val="001A3BD6"/>
    <w:rsid w:val="001A5CF9"/>
    <w:rsid w:val="001A5FD3"/>
    <w:rsid w:val="001C0906"/>
    <w:rsid w:val="001C642E"/>
    <w:rsid w:val="001C7577"/>
    <w:rsid w:val="001D41C2"/>
    <w:rsid w:val="001E25CE"/>
    <w:rsid w:val="001E329A"/>
    <w:rsid w:val="001E4C23"/>
    <w:rsid w:val="001E6267"/>
    <w:rsid w:val="001F3692"/>
    <w:rsid w:val="001F7910"/>
    <w:rsid w:val="00201402"/>
    <w:rsid w:val="00204230"/>
    <w:rsid w:val="0021090B"/>
    <w:rsid w:val="0021524F"/>
    <w:rsid w:val="00224F21"/>
    <w:rsid w:val="002250E4"/>
    <w:rsid w:val="0022687B"/>
    <w:rsid w:val="0022729D"/>
    <w:rsid w:val="00230658"/>
    <w:rsid w:val="002361DE"/>
    <w:rsid w:val="00252BB3"/>
    <w:rsid w:val="00253D58"/>
    <w:rsid w:val="00255EB8"/>
    <w:rsid w:val="002668C9"/>
    <w:rsid w:val="0026770C"/>
    <w:rsid w:val="002703F7"/>
    <w:rsid w:val="00270498"/>
    <w:rsid w:val="0027356B"/>
    <w:rsid w:val="00275475"/>
    <w:rsid w:val="00297DC7"/>
    <w:rsid w:val="002A121C"/>
    <w:rsid w:val="002A7E98"/>
    <w:rsid w:val="002B1D88"/>
    <w:rsid w:val="002B5E43"/>
    <w:rsid w:val="002C06EF"/>
    <w:rsid w:val="002D2368"/>
    <w:rsid w:val="002D5A34"/>
    <w:rsid w:val="002D5C87"/>
    <w:rsid w:val="002D674F"/>
    <w:rsid w:val="002E4BEA"/>
    <w:rsid w:val="002F064B"/>
    <w:rsid w:val="002F2EB3"/>
    <w:rsid w:val="002F7BEE"/>
    <w:rsid w:val="00302BEA"/>
    <w:rsid w:val="0030398D"/>
    <w:rsid w:val="00304A4C"/>
    <w:rsid w:val="00307AB7"/>
    <w:rsid w:val="003117E9"/>
    <w:rsid w:val="0032033E"/>
    <w:rsid w:val="00330D87"/>
    <w:rsid w:val="00333D00"/>
    <w:rsid w:val="00337E0E"/>
    <w:rsid w:val="003447B7"/>
    <w:rsid w:val="00346E4C"/>
    <w:rsid w:val="003614AE"/>
    <w:rsid w:val="00374E5E"/>
    <w:rsid w:val="00377CF0"/>
    <w:rsid w:val="0038113A"/>
    <w:rsid w:val="00382783"/>
    <w:rsid w:val="00383874"/>
    <w:rsid w:val="00386435"/>
    <w:rsid w:val="00390F21"/>
    <w:rsid w:val="00394DF6"/>
    <w:rsid w:val="003A1A55"/>
    <w:rsid w:val="003A1AF1"/>
    <w:rsid w:val="003A4039"/>
    <w:rsid w:val="003A7C17"/>
    <w:rsid w:val="003B019A"/>
    <w:rsid w:val="003B4814"/>
    <w:rsid w:val="003B6452"/>
    <w:rsid w:val="003B7C89"/>
    <w:rsid w:val="003C0FF2"/>
    <w:rsid w:val="003C29CE"/>
    <w:rsid w:val="003C33DD"/>
    <w:rsid w:val="003C5499"/>
    <w:rsid w:val="003C58C1"/>
    <w:rsid w:val="003C739C"/>
    <w:rsid w:val="003D3AA4"/>
    <w:rsid w:val="003D3BC5"/>
    <w:rsid w:val="003D56A1"/>
    <w:rsid w:val="003D5D89"/>
    <w:rsid w:val="003D6C59"/>
    <w:rsid w:val="003D7466"/>
    <w:rsid w:val="003E0626"/>
    <w:rsid w:val="003E0BFD"/>
    <w:rsid w:val="003E5BF0"/>
    <w:rsid w:val="003E6CE2"/>
    <w:rsid w:val="003F0332"/>
    <w:rsid w:val="00404272"/>
    <w:rsid w:val="00406C59"/>
    <w:rsid w:val="00407297"/>
    <w:rsid w:val="004131B0"/>
    <w:rsid w:val="00417141"/>
    <w:rsid w:val="0042576A"/>
    <w:rsid w:val="00425C48"/>
    <w:rsid w:val="00436854"/>
    <w:rsid w:val="00442461"/>
    <w:rsid w:val="00443481"/>
    <w:rsid w:val="00443F98"/>
    <w:rsid w:val="0044468C"/>
    <w:rsid w:val="004469A5"/>
    <w:rsid w:val="0045137F"/>
    <w:rsid w:val="00453946"/>
    <w:rsid w:val="0047137B"/>
    <w:rsid w:val="00472101"/>
    <w:rsid w:val="0047639B"/>
    <w:rsid w:val="00476510"/>
    <w:rsid w:val="0047680A"/>
    <w:rsid w:val="0047686E"/>
    <w:rsid w:val="004815E1"/>
    <w:rsid w:val="00483FED"/>
    <w:rsid w:val="00490408"/>
    <w:rsid w:val="0049091E"/>
    <w:rsid w:val="00492FA7"/>
    <w:rsid w:val="00495A1A"/>
    <w:rsid w:val="00496C0A"/>
    <w:rsid w:val="00497AE9"/>
    <w:rsid w:val="004A0E28"/>
    <w:rsid w:val="004A106E"/>
    <w:rsid w:val="004A30D6"/>
    <w:rsid w:val="004B7FCA"/>
    <w:rsid w:val="004C6220"/>
    <w:rsid w:val="004C6479"/>
    <w:rsid w:val="004C66A8"/>
    <w:rsid w:val="004D3BC7"/>
    <w:rsid w:val="004E53B4"/>
    <w:rsid w:val="004F7F45"/>
    <w:rsid w:val="005145FF"/>
    <w:rsid w:val="005211AA"/>
    <w:rsid w:val="00521366"/>
    <w:rsid w:val="00526BB2"/>
    <w:rsid w:val="00541750"/>
    <w:rsid w:val="005419BD"/>
    <w:rsid w:val="005429B3"/>
    <w:rsid w:val="005516DD"/>
    <w:rsid w:val="005534A0"/>
    <w:rsid w:val="00561C52"/>
    <w:rsid w:val="00573FF5"/>
    <w:rsid w:val="00576EFD"/>
    <w:rsid w:val="005922E9"/>
    <w:rsid w:val="00594CE0"/>
    <w:rsid w:val="0059524E"/>
    <w:rsid w:val="005A347B"/>
    <w:rsid w:val="005A3F58"/>
    <w:rsid w:val="005B307F"/>
    <w:rsid w:val="005B5D9B"/>
    <w:rsid w:val="005D6254"/>
    <w:rsid w:val="005D7335"/>
    <w:rsid w:val="005D74FB"/>
    <w:rsid w:val="005E283F"/>
    <w:rsid w:val="005E2FA9"/>
    <w:rsid w:val="005E418C"/>
    <w:rsid w:val="005E5CDD"/>
    <w:rsid w:val="005F04C1"/>
    <w:rsid w:val="005F452B"/>
    <w:rsid w:val="005F7E2B"/>
    <w:rsid w:val="00603DE4"/>
    <w:rsid w:val="00611D30"/>
    <w:rsid w:val="006144BD"/>
    <w:rsid w:val="006144D7"/>
    <w:rsid w:val="006259B1"/>
    <w:rsid w:val="00631642"/>
    <w:rsid w:val="006321AF"/>
    <w:rsid w:val="00632DB6"/>
    <w:rsid w:val="00634775"/>
    <w:rsid w:val="00634AAD"/>
    <w:rsid w:val="00637FD5"/>
    <w:rsid w:val="006405AF"/>
    <w:rsid w:val="00643384"/>
    <w:rsid w:val="006453D0"/>
    <w:rsid w:val="00651BC2"/>
    <w:rsid w:val="0065226B"/>
    <w:rsid w:val="0065545B"/>
    <w:rsid w:val="00655F26"/>
    <w:rsid w:val="00660F42"/>
    <w:rsid w:val="006624F8"/>
    <w:rsid w:val="00662C5A"/>
    <w:rsid w:val="0066325D"/>
    <w:rsid w:val="00665743"/>
    <w:rsid w:val="00672D56"/>
    <w:rsid w:val="00673E6E"/>
    <w:rsid w:val="00673E8E"/>
    <w:rsid w:val="00674293"/>
    <w:rsid w:val="0068095A"/>
    <w:rsid w:val="0068096B"/>
    <w:rsid w:val="00682FA8"/>
    <w:rsid w:val="00687028"/>
    <w:rsid w:val="006872A5"/>
    <w:rsid w:val="00690A75"/>
    <w:rsid w:val="00691909"/>
    <w:rsid w:val="00697AFE"/>
    <w:rsid w:val="006A4B7A"/>
    <w:rsid w:val="006A55C5"/>
    <w:rsid w:val="006B0544"/>
    <w:rsid w:val="006B1938"/>
    <w:rsid w:val="006B4593"/>
    <w:rsid w:val="006B5F9A"/>
    <w:rsid w:val="006C1176"/>
    <w:rsid w:val="006C28CE"/>
    <w:rsid w:val="006C7EAD"/>
    <w:rsid w:val="006D7947"/>
    <w:rsid w:val="006E19A0"/>
    <w:rsid w:val="006E26F9"/>
    <w:rsid w:val="006E5F84"/>
    <w:rsid w:val="006E602C"/>
    <w:rsid w:val="006F5423"/>
    <w:rsid w:val="006F6435"/>
    <w:rsid w:val="006F75E0"/>
    <w:rsid w:val="0070081F"/>
    <w:rsid w:val="00702785"/>
    <w:rsid w:val="00702C3E"/>
    <w:rsid w:val="0070304E"/>
    <w:rsid w:val="007051F5"/>
    <w:rsid w:val="007115F8"/>
    <w:rsid w:val="00713935"/>
    <w:rsid w:val="00715362"/>
    <w:rsid w:val="007247A1"/>
    <w:rsid w:val="007315E9"/>
    <w:rsid w:val="007359EC"/>
    <w:rsid w:val="00740D7A"/>
    <w:rsid w:val="007412A2"/>
    <w:rsid w:val="00741D87"/>
    <w:rsid w:val="00743FDB"/>
    <w:rsid w:val="0074577F"/>
    <w:rsid w:val="00750293"/>
    <w:rsid w:val="00751DCF"/>
    <w:rsid w:val="00754369"/>
    <w:rsid w:val="0077150F"/>
    <w:rsid w:val="0078278A"/>
    <w:rsid w:val="00787648"/>
    <w:rsid w:val="00790D44"/>
    <w:rsid w:val="00792F1C"/>
    <w:rsid w:val="00795B2A"/>
    <w:rsid w:val="0079725F"/>
    <w:rsid w:val="00797D2B"/>
    <w:rsid w:val="007A1BCD"/>
    <w:rsid w:val="007A56C0"/>
    <w:rsid w:val="007A66FF"/>
    <w:rsid w:val="007B77C7"/>
    <w:rsid w:val="007D2E32"/>
    <w:rsid w:val="007D6982"/>
    <w:rsid w:val="007D7499"/>
    <w:rsid w:val="007E1776"/>
    <w:rsid w:val="007E1EC2"/>
    <w:rsid w:val="007E1F06"/>
    <w:rsid w:val="007E3ED8"/>
    <w:rsid w:val="007F3206"/>
    <w:rsid w:val="007F3DD2"/>
    <w:rsid w:val="007F61A4"/>
    <w:rsid w:val="00801D89"/>
    <w:rsid w:val="00806612"/>
    <w:rsid w:val="0081202A"/>
    <w:rsid w:val="00812243"/>
    <w:rsid w:val="008141CA"/>
    <w:rsid w:val="00823293"/>
    <w:rsid w:val="00824EFE"/>
    <w:rsid w:val="0083196D"/>
    <w:rsid w:val="00842068"/>
    <w:rsid w:val="00844B89"/>
    <w:rsid w:val="00845DC0"/>
    <w:rsid w:val="00845EAD"/>
    <w:rsid w:val="00854B56"/>
    <w:rsid w:val="00860282"/>
    <w:rsid w:val="00861924"/>
    <w:rsid w:val="00866B62"/>
    <w:rsid w:val="008670C9"/>
    <w:rsid w:val="008738BB"/>
    <w:rsid w:val="00875C9E"/>
    <w:rsid w:val="00877925"/>
    <w:rsid w:val="00887DD2"/>
    <w:rsid w:val="00887E61"/>
    <w:rsid w:val="008917DA"/>
    <w:rsid w:val="00892D70"/>
    <w:rsid w:val="008A1CB2"/>
    <w:rsid w:val="008A4614"/>
    <w:rsid w:val="008A4680"/>
    <w:rsid w:val="008A57F4"/>
    <w:rsid w:val="008B1AE6"/>
    <w:rsid w:val="008B3363"/>
    <w:rsid w:val="008B5332"/>
    <w:rsid w:val="008B6AFD"/>
    <w:rsid w:val="008B6E12"/>
    <w:rsid w:val="008C3082"/>
    <w:rsid w:val="008C3C57"/>
    <w:rsid w:val="008C4633"/>
    <w:rsid w:val="008C7A57"/>
    <w:rsid w:val="008C7C80"/>
    <w:rsid w:val="008D46CA"/>
    <w:rsid w:val="008D57DB"/>
    <w:rsid w:val="008D74C1"/>
    <w:rsid w:val="008E1B8A"/>
    <w:rsid w:val="008E7D2E"/>
    <w:rsid w:val="008F0FB6"/>
    <w:rsid w:val="008F124A"/>
    <w:rsid w:val="008F5423"/>
    <w:rsid w:val="008F7A2B"/>
    <w:rsid w:val="00901BB9"/>
    <w:rsid w:val="009028B8"/>
    <w:rsid w:val="00904A97"/>
    <w:rsid w:val="00907435"/>
    <w:rsid w:val="00922375"/>
    <w:rsid w:val="009224E0"/>
    <w:rsid w:val="00925147"/>
    <w:rsid w:val="00927EE8"/>
    <w:rsid w:val="00930447"/>
    <w:rsid w:val="009332A3"/>
    <w:rsid w:val="009356AC"/>
    <w:rsid w:val="009445C9"/>
    <w:rsid w:val="00951678"/>
    <w:rsid w:val="009516B5"/>
    <w:rsid w:val="0096148B"/>
    <w:rsid w:val="00970462"/>
    <w:rsid w:val="00974022"/>
    <w:rsid w:val="0097536C"/>
    <w:rsid w:val="00980522"/>
    <w:rsid w:val="0099243F"/>
    <w:rsid w:val="009963DF"/>
    <w:rsid w:val="009A1E97"/>
    <w:rsid w:val="009A61BE"/>
    <w:rsid w:val="009A7E16"/>
    <w:rsid w:val="009B010B"/>
    <w:rsid w:val="009B3D26"/>
    <w:rsid w:val="009B50C4"/>
    <w:rsid w:val="009C0A82"/>
    <w:rsid w:val="009C10F2"/>
    <w:rsid w:val="009C129E"/>
    <w:rsid w:val="009C3D09"/>
    <w:rsid w:val="009C6328"/>
    <w:rsid w:val="009D3EC7"/>
    <w:rsid w:val="009D524A"/>
    <w:rsid w:val="009D604B"/>
    <w:rsid w:val="009E0434"/>
    <w:rsid w:val="009F0AC8"/>
    <w:rsid w:val="009F2BD0"/>
    <w:rsid w:val="00A02746"/>
    <w:rsid w:val="00A061DF"/>
    <w:rsid w:val="00A119D4"/>
    <w:rsid w:val="00A12B0B"/>
    <w:rsid w:val="00A12E3C"/>
    <w:rsid w:val="00A13B11"/>
    <w:rsid w:val="00A16C08"/>
    <w:rsid w:val="00A1744B"/>
    <w:rsid w:val="00A20A93"/>
    <w:rsid w:val="00A23196"/>
    <w:rsid w:val="00A2326E"/>
    <w:rsid w:val="00A2612F"/>
    <w:rsid w:val="00A26914"/>
    <w:rsid w:val="00A406C7"/>
    <w:rsid w:val="00A4330E"/>
    <w:rsid w:val="00A44A30"/>
    <w:rsid w:val="00A45F37"/>
    <w:rsid w:val="00A46538"/>
    <w:rsid w:val="00A519DC"/>
    <w:rsid w:val="00A54052"/>
    <w:rsid w:val="00A56277"/>
    <w:rsid w:val="00A60662"/>
    <w:rsid w:val="00A631F7"/>
    <w:rsid w:val="00A64CA1"/>
    <w:rsid w:val="00A666BB"/>
    <w:rsid w:val="00A674DE"/>
    <w:rsid w:val="00A67DA7"/>
    <w:rsid w:val="00A7310E"/>
    <w:rsid w:val="00A7336F"/>
    <w:rsid w:val="00A74180"/>
    <w:rsid w:val="00A76640"/>
    <w:rsid w:val="00A81607"/>
    <w:rsid w:val="00A84C1C"/>
    <w:rsid w:val="00A9108D"/>
    <w:rsid w:val="00A97DF4"/>
    <w:rsid w:val="00AA27FA"/>
    <w:rsid w:val="00AA78CE"/>
    <w:rsid w:val="00AB2303"/>
    <w:rsid w:val="00AB33AE"/>
    <w:rsid w:val="00AB4B6A"/>
    <w:rsid w:val="00AC69F4"/>
    <w:rsid w:val="00AD1B14"/>
    <w:rsid w:val="00AD6181"/>
    <w:rsid w:val="00AD732E"/>
    <w:rsid w:val="00AD7338"/>
    <w:rsid w:val="00AD739C"/>
    <w:rsid w:val="00AD7748"/>
    <w:rsid w:val="00AE4524"/>
    <w:rsid w:val="00AF2E3B"/>
    <w:rsid w:val="00AF37A1"/>
    <w:rsid w:val="00AF397E"/>
    <w:rsid w:val="00B00AB0"/>
    <w:rsid w:val="00B07108"/>
    <w:rsid w:val="00B124C9"/>
    <w:rsid w:val="00B13A29"/>
    <w:rsid w:val="00B15B49"/>
    <w:rsid w:val="00B2004A"/>
    <w:rsid w:val="00B247BA"/>
    <w:rsid w:val="00B26681"/>
    <w:rsid w:val="00B27823"/>
    <w:rsid w:val="00B35A25"/>
    <w:rsid w:val="00B41489"/>
    <w:rsid w:val="00B42358"/>
    <w:rsid w:val="00B42A25"/>
    <w:rsid w:val="00B51DD5"/>
    <w:rsid w:val="00B52B28"/>
    <w:rsid w:val="00B54F80"/>
    <w:rsid w:val="00B56610"/>
    <w:rsid w:val="00B5695F"/>
    <w:rsid w:val="00B6394B"/>
    <w:rsid w:val="00B67100"/>
    <w:rsid w:val="00B705BD"/>
    <w:rsid w:val="00B731E1"/>
    <w:rsid w:val="00B81E76"/>
    <w:rsid w:val="00B82515"/>
    <w:rsid w:val="00B847CC"/>
    <w:rsid w:val="00B8679C"/>
    <w:rsid w:val="00B86B07"/>
    <w:rsid w:val="00B9130C"/>
    <w:rsid w:val="00B91602"/>
    <w:rsid w:val="00B95593"/>
    <w:rsid w:val="00B957E5"/>
    <w:rsid w:val="00B95BDF"/>
    <w:rsid w:val="00B9713C"/>
    <w:rsid w:val="00BA0798"/>
    <w:rsid w:val="00BA08DE"/>
    <w:rsid w:val="00BA35B7"/>
    <w:rsid w:val="00BA4132"/>
    <w:rsid w:val="00BA641A"/>
    <w:rsid w:val="00BC193F"/>
    <w:rsid w:val="00BD16C5"/>
    <w:rsid w:val="00BE08B6"/>
    <w:rsid w:val="00BE5534"/>
    <w:rsid w:val="00BE6832"/>
    <w:rsid w:val="00BF77E0"/>
    <w:rsid w:val="00BF7809"/>
    <w:rsid w:val="00C05678"/>
    <w:rsid w:val="00C10F97"/>
    <w:rsid w:val="00C17934"/>
    <w:rsid w:val="00C210D4"/>
    <w:rsid w:val="00C325DE"/>
    <w:rsid w:val="00C3274E"/>
    <w:rsid w:val="00C40E3F"/>
    <w:rsid w:val="00C42FDF"/>
    <w:rsid w:val="00C430C2"/>
    <w:rsid w:val="00C446B9"/>
    <w:rsid w:val="00C53111"/>
    <w:rsid w:val="00C55050"/>
    <w:rsid w:val="00C55958"/>
    <w:rsid w:val="00C66419"/>
    <w:rsid w:val="00C6641E"/>
    <w:rsid w:val="00C66BCB"/>
    <w:rsid w:val="00C67384"/>
    <w:rsid w:val="00C70CB9"/>
    <w:rsid w:val="00C711CB"/>
    <w:rsid w:val="00C722BF"/>
    <w:rsid w:val="00C75A93"/>
    <w:rsid w:val="00C9468B"/>
    <w:rsid w:val="00C96E31"/>
    <w:rsid w:val="00C97B42"/>
    <w:rsid w:val="00C97F98"/>
    <w:rsid w:val="00CA045A"/>
    <w:rsid w:val="00CA6D6F"/>
    <w:rsid w:val="00CB03DA"/>
    <w:rsid w:val="00CB2231"/>
    <w:rsid w:val="00CC42AD"/>
    <w:rsid w:val="00CD017A"/>
    <w:rsid w:val="00CD1EFF"/>
    <w:rsid w:val="00CE04D6"/>
    <w:rsid w:val="00CE622F"/>
    <w:rsid w:val="00CF28E4"/>
    <w:rsid w:val="00D03058"/>
    <w:rsid w:val="00D04C07"/>
    <w:rsid w:val="00D0590D"/>
    <w:rsid w:val="00D05915"/>
    <w:rsid w:val="00D16BD1"/>
    <w:rsid w:val="00D20CD0"/>
    <w:rsid w:val="00D307A5"/>
    <w:rsid w:val="00D34A6E"/>
    <w:rsid w:val="00D36A58"/>
    <w:rsid w:val="00D41CE5"/>
    <w:rsid w:val="00D42A82"/>
    <w:rsid w:val="00D5126E"/>
    <w:rsid w:val="00D551AE"/>
    <w:rsid w:val="00D57668"/>
    <w:rsid w:val="00D6344B"/>
    <w:rsid w:val="00D64F0F"/>
    <w:rsid w:val="00D73364"/>
    <w:rsid w:val="00D74CBE"/>
    <w:rsid w:val="00D76AAF"/>
    <w:rsid w:val="00D800AA"/>
    <w:rsid w:val="00D8550F"/>
    <w:rsid w:val="00D86E22"/>
    <w:rsid w:val="00D9077C"/>
    <w:rsid w:val="00D92E32"/>
    <w:rsid w:val="00D93366"/>
    <w:rsid w:val="00DA5992"/>
    <w:rsid w:val="00DA7EDA"/>
    <w:rsid w:val="00DB3449"/>
    <w:rsid w:val="00DB4B49"/>
    <w:rsid w:val="00DC4E80"/>
    <w:rsid w:val="00DC5DA9"/>
    <w:rsid w:val="00DC6AB0"/>
    <w:rsid w:val="00DD1784"/>
    <w:rsid w:val="00DD39A2"/>
    <w:rsid w:val="00DD4718"/>
    <w:rsid w:val="00DD51A4"/>
    <w:rsid w:val="00DD6E14"/>
    <w:rsid w:val="00DE0906"/>
    <w:rsid w:val="00DE277B"/>
    <w:rsid w:val="00DE316B"/>
    <w:rsid w:val="00DF1666"/>
    <w:rsid w:val="00DF17AE"/>
    <w:rsid w:val="00DF1838"/>
    <w:rsid w:val="00DF5033"/>
    <w:rsid w:val="00DF5D10"/>
    <w:rsid w:val="00E044FA"/>
    <w:rsid w:val="00E074A9"/>
    <w:rsid w:val="00E22A48"/>
    <w:rsid w:val="00E2405F"/>
    <w:rsid w:val="00E26FAC"/>
    <w:rsid w:val="00E32237"/>
    <w:rsid w:val="00E344CB"/>
    <w:rsid w:val="00E42D44"/>
    <w:rsid w:val="00E4494C"/>
    <w:rsid w:val="00E46AF0"/>
    <w:rsid w:val="00E47BC7"/>
    <w:rsid w:val="00E5740D"/>
    <w:rsid w:val="00E60B81"/>
    <w:rsid w:val="00E62EA2"/>
    <w:rsid w:val="00E76741"/>
    <w:rsid w:val="00E76C9B"/>
    <w:rsid w:val="00E8069B"/>
    <w:rsid w:val="00E81451"/>
    <w:rsid w:val="00E84F90"/>
    <w:rsid w:val="00E8586E"/>
    <w:rsid w:val="00E96213"/>
    <w:rsid w:val="00E9740C"/>
    <w:rsid w:val="00EA3117"/>
    <w:rsid w:val="00EA3E0A"/>
    <w:rsid w:val="00EA56B4"/>
    <w:rsid w:val="00EB04C5"/>
    <w:rsid w:val="00EB1B97"/>
    <w:rsid w:val="00EB4479"/>
    <w:rsid w:val="00EC1EEC"/>
    <w:rsid w:val="00EC21BC"/>
    <w:rsid w:val="00ED0FF6"/>
    <w:rsid w:val="00ED183A"/>
    <w:rsid w:val="00ED2B81"/>
    <w:rsid w:val="00ED3B28"/>
    <w:rsid w:val="00EE24AB"/>
    <w:rsid w:val="00EE4903"/>
    <w:rsid w:val="00EF1338"/>
    <w:rsid w:val="00EF1675"/>
    <w:rsid w:val="00EF7826"/>
    <w:rsid w:val="00F02647"/>
    <w:rsid w:val="00F04D25"/>
    <w:rsid w:val="00F07578"/>
    <w:rsid w:val="00F1067E"/>
    <w:rsid w:val="00F1338A"/>
    <w:rsid w:val="00F14FB0"/>
    <w:rsid w:val="00F20661"/>
    <w:rsid w:val="00F25633"/>
    <w:rsid w:val="00F27005"/>
    <w:rsid w:val="00F35A93"/>
    <w:rsid w:val="00F40A35"/>
    <w:rsid w:val="00F43519"/>
    <w:rsid w:val="00F43F4F"/>
    <w:rsid w:val="00F44D3A"/>
    <w:rsid w:val="00F455C1"/>
    <w:rsid w:val="00F50310"/>
    <w:rsid w:val="00F521D6"/>
    <w:rsid w:val="00F55E0D"/>
    <w:rsid w:val="00F60E95"/>
    <w:rsid w:val="00F61823"/>
    <w:rsid w:val="00F621F3"/>
    <w:rsid w:val="00F62F12"/>
    <w:rsid w:val="00F64199"/>
    <w:rsid w:val="00F64630"/>
    <w:rsid w:val="00F67909"/>
    <w:rsid w:val="00F76BAD"/>
    <w:rsid w:val="00F8263D"/>
    <w:rsid w:val="00F8392B"/>
    <w:rsid w:val="00F920EF"/>
    <w:rsid w:val="00F92C51"/>
    <w:rsid w:val="00F9468E"/>
    <w:rsid w:val="00F965FA"/>
    <w:rsid w:val="00FA3812"/>
    <w:rsid w:val="00FA77E0"/>
    <w:rsid w:val="00FB280A"/>
    <w:rsid w:val="00FB313E"/>
    <w:rsid w:val="00FB3A24"/>
    <w:rsid w:val="00FC0B4C"/>
    <w:rsid w:val="00FC1032"/>
    <w:rsid w:val="00FC3308"/>
    <w:rsid w:val="00FC6605"/>
    <w:rsid w:val="00FD0633"/>
    <w:rsid w:val="00FD15E8"/>
    <w:rsid w:val="00FD31EB"/>
    <w:rsid w:val="00FD5887"/>
    <w:rsid w:val="00FE0849"/>
    <w:rsid w:val="00FE0C5B"/>
    <w:rsid w:val="00FE324A"/>
    <w:rsid w:val="00FE62B5"/>
    <w:rsid w:val="00FE737B"/>
    <w:rsid w:val="00FE745B"/>
    <w:rsid w:val="00FF0098"/>
    <w:rsid w:val="00FF04FD"/>
    <w:rsid w:val="00FF3EFD"/>
    <w:rsid w:val="00FF7AA5"/>
    <w:rsid w:val="022767B5"/>
    <w:rsid w:val="03D0E5AA"/>
    <w:rsid w:val="052D96A1"/>
    <w:rsid w:val="059226F9"/>
    <w:rsid w:val="066318B7"/>
    <w:rsid w:val="082DB4FF"/>
    <w:rsid w:val="08E6D8ED"/>
    <w:rsid w:val="097B2107"/>
    <w:rsid w:val="0A1C16BC"/>
    <w:rsid w:val="0AABB7E1"/>
    <w:rsid w:val="0C7463CE"/>
    <w:rsid w:val="0D486A10"/>
    <w:rsid w:val="0D8257B9"/>
    <w:rsid w:val="0F924EDB"/>
    <w:rsid w:val="1176D18C"/>
    <w:rsid w:val="130FC3A5"/>
    <w:rsid w:val="153D9BD4"/>
    <w:rsid w:val="1625645E"/>
    <w:rsid w:val="1972C250"/>
    <w:rsid w:val="1E272E58"/>
    <w:rsid w:val="204E843C"/>
    <w:rsid w:val="20F5B408"/>
    <w:rsid w:val="212B085F"/>
    <w:rsid w:val="225A78ED"/>
    <w:rsid w:val="244B56C5"/>
    <w:rsid w:val="2458EDDD"/>
    <w:rsid w:val="2469A70F"/>
    <w:rsid w:val="24FF65C8"/>
    <w:rsid w:val="25E6F84E"/>
    <w:rsid w:val="280438B8"/>
    <w:rsid w:val="2862702E"/>
    <w:rsid w:val="2A7BC4B8"/>
    <w:rsid w:val="2E8C2DFA"/>
    <w:rsid w:val="2F54820C"/>
    <w:rsid w:val="30BBE704"/>
    <w:rsid w:val="3145D633"/>
    <w:rsid w:val="317E7BB3"/>
    <w:rsid w:val="32E1AE41"/>
    <w:rsid w:val="33C910B4"/>
    <w:rsid w:val="350D3CA0"/>
    <w:rsid w:val="35163AEE"/>
    <w:rsid w:val="354C4246"/>
    <w:rsid w:val="35B01174"/>
    <w:rsid w:val="3713188A"/>
    <w:rsid w:val="3764D2B4"/>
    <w:rsid w:val="37DA4758"/>
    <w:rsid w:val="3906677A"/>
    <w:rsid w:val="3BC749B7"/>
    <w:rsid w:val="3C4245EB"/>
    <w:rsid w:val="3C7A867E"/>
    <w:rsid w:val="3CB40803"/>
    <w:rsid w:val="3EAD93BD"/>
    <w:rsid w:val="443F6778"/>
    <w:rsid w:val="46649691"/>
    <w:rsid w:val="4798C82D"/>
    <w:rsid w:val="49E4B502"/>
    <w:rsid w:val="49E67CFF"/>
    <w:rsid w:val="4A0E1ECF"/>
    <w:rsid w:val="4C767451"/>
    <w:rsid w:val="4C874765"/>
    <w:rsid w:val="4D0C6DCA"/>
    <w:rsid w:val="4E616A9A"/>
    <w:rsid w:val="513058AD"/>
    <w:rsid w:val="52C2982C"/>
    <w:rsid w:val="536BCF33"/>
    <w:rsid w:val="538E7ACE"/>
    <w:rsid w:val="54152A5C"/>
    <w:rsid w:val="54E26F62"/>
    <w:rsid w:val="59F7C721"/>
    <w:rsid w:val="5B7EB2E1"/>
    <w:rsid w:val="5BAA8F49"/>
    <w:rsid w:val="5C56B954"/>
    <w:rsid w:val="5C5896BA"/>
    <w:rsid w:val="5DA01820"/>
    <w:rsid w:val="60634011"/>
    <w:rsid w:val="6286B3A8"/>
    <w:rsid w:val="62ED8BA8"/>
    <w:rsid w:val="63F6788B"/>
    <w:rsid w:val="644BCA6E"/>
    <w:rsid w:val="6471F50E"/>
    <w:rsid w:val="659A7ED0"/>
    <w:rsid w:val="66A6049E"/>
    <w:rsid w:val="673D422E"/>
    <w:rsid w:val="6AB25342"/>
    <w:rsid w:val="6B672D9E"/>
    <w:rsid w:val="6B6CD8B6"/>
    <w:rsid w:val="6C4F2862"/>
    <w:rsid w:val="6F289A70"/>
    <w:rsid w:val="6FF57BC7"/>
    <w:rsid w:val="7383FD1D"/>
    <w:rsid w:val="73E67B65"/>
    <w:rsid w:val="76C05E03"/>
    <w:rsid w:val="7ABBE672"/>
    <w:rsid w:val="7CEFE130"/>
    <w:rsid w:val="7EE7FB1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4A6CE7"/>
  <w15:chartTrackingRefBased/>
  <w15:docId w15:val="{6E9F4C37-0745-7646-BC1A-9F2D8883C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Times New Roman" w:hAnsi="Cambria"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687B"/>
    <w:pPr>
      <w:spacing w:after="200" w:line="276" w:lineRule="auto"/>
    </w:pPr>
    <w:rPr>
      <w:rFonts w:ascii="Arial" w:hAnsi="Arial"/>
      <w:sz w:val="24"/>
      <w:szCs w:val="22"/>
      <w:lang w:eastAsia="en-US"/>
    </w:rPr>
  </w:style>
  <w:style w:type="paragraph" w:styleId="Heading1">
    <w:name w:val="heading 1"/>
    <w:basedOn w:val="Normal"/>
    <w:next w:val="Normal"/>
    <w:link w:val="Heading1Char"/>
    <w:uiPriority w:val="9"/>
    <w:qFormat/>
    <w:rsid w:val="00A26914"/>
    <w:pPr>
      <w:spacing w:before="480" w:after="0"/>
      <w:contextualSpacing/>
      <w:outlineLvl w:val="0"/>
    </w:pPr>
    <w:rPr>
      <w:smallCaps/>
      <w:spacing w:val="5"/>
      <w:sz w:val="36"/>
      <w:szCs w:val="36"/>
    </w:rPr>
  </w:style>
  <w:style w:type="paragraph" w:styleId="Heading2">
    <w:name w:val="heading 2"/>
    <w:basedOn w:val="Normal"/>
    <w:next w:val="Normal"/>
    <w:link w:val="Heading2Char"/>
    <w:uiPriority w:val="9"/>
    <w:unhideWhenUsed/>
    <w:qFormat/>
    <w:rsid w:val="001F7910"/>
    <w:pPr>
      <w:spacing w:before="200" w:after="0" w:line="271" w:lineRule="auto"/>
      <w:outlineLvl w:val="1"/>
    </w:pPr>
    <w:rPr>
      <w:b/>
      <w:smallCaps/>
      <w:sz w:val="28"/>
      <w:szCs w:val="28"/>
    </w:rPr>
  </w:style>
  <w:style w:type="paragraph" w:styleId="Heading3">
    <w:name w:val="heading 3"/>
    <w:basedOn w:val="Normal"/>
    <w:next w:val="Normal"/>
    <w:link w:val="Heading3Char"/>
    <w:uiPriority w:val="9"/>
    <w:unhideWhenUsed/>
    <w:qFormat/>
    <w:rsid w:val="001D41C2"/>
    <w:pPr>
      <w:spacing w:before="200" w:after="0" w:line="271" w:lineRule="auto"/>
      <w:outlineLvl w:val="2"/>
    </w:pPr>
    <w:rPr>
      <w:rFonts w:ascii="Cambria" w:hAnsi="Cambria"/>
      <w:i/>
      <w:iCs/>
      <w:smallCaps/>
      <w:spacing w:val="5"/>
      <w:sz w:val="26"/>
      <w:szCs w:val="26"/>
      <w:lang w:val="x-none" w:eastAsia="x-none"/>
    </w:rPr>
  </w:style>
  <w:style w:type="paragraph" w:styleId="Heading4">
    <w:name w:val="heading 4"/>
    <w:basedOn w:val="Normal"/>
    <w:next w:val="Normal"/>
    <w:link w:val="Heading4Char"/>
    <w:uiPriority w:val="9"/>
    <w:unhideWhenUsed/>
    <w:qFormat/>
    <w:rsid w:val="001D41C2"/>
    <w:pPr>
      <w:spacing w:after="0" w:line="271" w:lineRule="auto"/>
      <w:outlineLvl w:val="3"/>
    </w:pPr>
    <w:rPr>
      <w:rFonts w:ascii="Cambria" w:hAnsi="Cambria"/>
      <w:b/>
      <w:bCs/>
      <w:spacing w:val="5"/>
      <w:szCs w:val="24"/>
      <w:lang w:val="x-none" w:eastAsia="x-none"/>
    </w:rPr>
  </w:style>
  <w:style w:type="paragraph" w:styleId="Heading5">
    <w:name w:val="heading 5"/>
    <w:basedOn w:val="Normal"/>
    <w:next w:val="Normal"/>
    <w:link w:val="Heading5Char"/>
    <w:uiPriority w:val="9"/>
    <w:unhideWhenUsed/>
    <w:qFormat/>
    <w:rsid w:val="001D41C2"/>
    <w:pPr>
      <w:spacing w:after="0" w:line="271" w:lineRule="auto"/>
      <w:outlineLvl w:val="4"/>
    </w:pPr>
    <w:rPr>
      <w:rFonts w:ascii="Cambria" w:hAnsi="Cambria"/>
      <w:i/>
      <w:iCs/>
      <w:szCs w:val="24"/>
      <w:lang w:val="x-none" w:eastAsia="x-none"/>
    </w:rPr>
  </w:style>
  <w:style w:type="paragraph" w:styleId="Heading6">
    <w:name w:val="heading 6"/>
    <w:basedOn w:val="Normal"/>
    <w:next w:val="Normal"/>
    <w:link w:val="Heading6Char"/>
    <w:uiPriority w:val="9"/>
    <w:semiHidden/>
    <w:unhideWhenUsed/>
    <w:qFormat/>
    <w:rsid w:val="001D41C2"/>
    <w:pPr>
      <w:shd w:val="clear" w:color="auto" w:fill="FFFFFF"/>
      <w:spacing w:after="0" w:line="271" w:lineRule="auto"/>
      <w:outlineLvl w:val="5"/>
    </w:pPr>
    <w:rPr>
      <w:rFonts w:ascii="Cambria" w:hAnsi="Cambria"/>
      <w:b/>
      <w:bCs/>
      <w:color w:val="595959"/>
      <w:spacing w:val="5"/>
      <w:sz w:val="20"/>
      <w:szCs w:val="20"/>
      <w:lang w:val="x-none" w:eastAsia="x-none"/>
    </w:rPr>
  </w:style>
  <w:style w:type="paragraph" w:styleId="Heading7">
    <w:name w:val="heading 7"/>
    <w:basedOn w:val="Normal"/>
    <w:next w:val="Normal"/>
    <w:link w:val="Heading7Char"/>
    <w:uiPriority w:val="9"/>
    <w:semiHidden/>
    <w:unhideWhenUsed/>
    <w:qFormat/>
    <w:rsid w:val="001D41C2"/>
    <w:pPr>
      <w:spacing w:after="0"/>
      <w:outlineLvl w:val="6"/>
    </w:pPr>
    <w:rPr>
      <w:rFonts w:ascii="Cambria" w:hAnsi="Cambria"/>
      <w:b/>
      <w:bCs/>
      <w:i/>
      <w:iCs/>
      <w:color w:val="5A5A5A"/>
      <w:sz w:val="20"/>
      <w:szCs w:val="20"/>
      <w:lang w:val="x-none" w:eastAsia="x-none"/>
    </w:rPr>
  </w:style>
  <w:style w:type="paragraph" w:styleId="Heading8">
    <w:name w:val="heading 8"/>
    <w:basedOn w:val="Normal"/>
    <w:next w:val="Normal"/>
    <w:link w:val="Heading8Char"/>
    <w:uiPriority w:val="9"/>
    <w:semiHidden/>
    <w:unhideWhenUsed/>
    <w:qFormat/>
    <w:rsid w:val="001D41C2"/>
    <w:pPr>
      <w:spacing w:after="0"/>
      <w:outlineLvl w:val="7"/>
    </w:pPr>
    <w:rPr>
      <w:rFonts w:ascii="Cambria" w:hAnsi="Cambria"/>
      <w:b/>
      <w:bCs/>
      <w:color w:val="7F7F7F"/>
      <w:sz w:val="20"/>
      <w:szCs w:val="20"/>
      <w:lang w:val="x-none" w:eastAsia="x-none"/>
    </w:rPr>
  </w:style>
  <w:style w:type="paragraph" w:styleId="Heading9">
    <w:name w:val="heading 9"/>
    <w:basedOn w:val="Normal"/>
    <w:next w:val="Normal"/>
    <w:link w:val="Heading9Char"/>
    <w:uiPriority w:val="9"/>
    <w:semiHidden/>
    <w:unhideWhenUsed/>
    <w:qFormat/>
    <w:rsid w:val="001D41C2"/>
    <w:pPr>
      <w:spacing w:after="0" w:line="271" w:lineRule="auto"/>
      <w:outlineLvl w:val="8"/>
    </w:pPr>
    <w:rPr>
      <w:rFonts w:ascii="Cambria" w:hAnsi="Cambria"/>
      <w:b/>
      <w:bCs/>
      <w:i/>
      <w:iCs/>
      <w:color w:val="7F7F7F"/>
      <w:sz w:val="18"/>
      <w:szCs w:val="18"/>
      <w:lang w:val="x-none" w:eastAsia="x-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rsid w:val="00FB280A"/>
    <w:pPr>
      <w:spacing w:before="100" w:beforeAutospacing="1" w:after="100" w:afterAutospacing="1"/>
    </w:pPr>
  </w:style>
  <w:style w:type="paragraph" w:styleId="BodyTextIndent">
    <w:name w:val="Body Text Indent"/>
    <w:basedOn w:val="Normal"/>
    <w:link w:val="BodyTextIndentChar"/>
    <w:semiHidden/>
    <w:rsid w:val="00FB280A"/>
    <w:rPr>
      <w:rFonts w:ascii="Times New Roman" w:hAnsi="Times New Roman"/>
      <w:b/>
      <w:snapToGrid w:val="0"/>
      <w:sz w:val="20"/>
      <w:szCs w:val="20"/>
      <w:lang w:val="x-none" w:eastAsia="x-none"/>
    </w:rPr>
  </w:style>
  <w:style w:type="character" w:customStyle="1" w:styleId="BodyTextIndentChar">
    <w:name w:val="Body Text Indent Char"/>
    <w:link w:val="BodyTextIndent"/>
    <w:semiHidden/>
    <w:rsid w:val="00FB280A"/>
    <w:rPr>
      <w:rFonts w:ascii="Times New Roman" w:eastAsia="Times New Roman" w:hAnsi="Times New Roman" w:cs="Times New Roman"/>
      <w:b/>
      <w:snapToGrid w:val="0"/>
      <w:szCs w:val="20"/>
    </w:rPr>
  </w:style>
  <w:style w:type="paragraph" w:styleId="Title">
    <w:name w:val="Title"/>
    <w:basedOn w:val="Normal"/>
    <w:next w:val="Normal"/>
    <w:link w:val="TitleChar"/>
    <w:uiPriority w:val="10"/>
    <w:qFormat/>
    <w:rsid w:val="001D41C2"/>
    <w:pPr>
      <w:spacing w:after="300" w:line="240" w:lineRule="auto"/>
      <w:contextualSpacing/>
    </w:pPr>
    <w:rPr>
      <w:rFonts w:ascii="Cambria" w:hAnsi="Cambria"/>
      <w:smallCaps/>
      <w:sz w:val="52"/>
      <w:szCs w:val="52"/>
      <w:lang w:val="x-none" w:eastAsia="x-none"/>
    </w:rPr>
  </w:style>
  <w:style w:type="character" w:customStyle="1" w:styleId="TitleChar">
    <w:name w:val="Title Char"/>
    <w:link w:val="Title"/>
    <w:uiPriority w:val="10"/>
    <w:rsid w:val="001D41C2"/>
    <w:rPr>
      <w:smallCaps/>
      <w:sz w:val="52"/>
      <w:szCs w:val="52"/>
    </w:rPr>
  </w:style>
  <w:style w:type="character" w:styleId="Hyperlink">
    <w:name w:val="Hyperlink"/>
    <w:rsid w:val="00FB280A"/>
    <w:rPr>
      <w:color w:val="0000FF"/>
      <w:u w:val="single"/>
    </w:rPr>
  </w:style>
  <w:style w:type="paragraph" w:customStyle="1" w:styleId="SectionTitle">
    <w:name w:val="Section Title"/>
    <w:basedOn w:val="Normal"/>
    <w:next w:val="Normal"/>
    <w:rsid w:val="00FB280A"/>
    <w:pPr>
      <w:keepNext/>
      <w:pBdr>
        <w:top w:val="single" w:sz="6" w:space="2" w:color="FFFFFF"/>
        <w:left w:val="single" w:sz="6" w:space="2" w:color="FFFFFF"/>
        <w:bottom w:val="single" w:sz="6" w:space="2" w:color="FFFFFF"/>
        <w:right w:val="single" w:sz="6" w:space="2" w:color="FFFFFF"/>
      </w:pBdr>
      <w:shd w:val="pct10" w:color="auto" w:fill="auto"/>
      <w:spacing w:before="120" w:line="280" w:lineRule="atLeast"/>
    </w:pPr>
    <w:rPr>
      <w:b/>
      <w:bCs/>
      <w:spacing w:val="-10"/>
      <w:position w:val="7"/>
      <w:sz w:val="20"/>
      <w:szCs w:val="20"/>
    </w:rPr>
  </w:style>
  <w:style w:type="character" w:styleId="Emphasis">
    <w:name w:val="Emphasis"/>
    <w:uiPriority w:val="20"/>
    <w:qFormat/>
    <w:rsid w:val="001D41C2"/>
    <w:rPr>
      <w:b/>
      <w:bCs/>
      <w:i/>
      <w:iCs/>
      <w:spacing w:val="10"/>
    </w:rPr>
  </w:style>
  <w:style w:type="paragraph" w:styleId="BalloonText">
    <w:name w:val="Balloon Text"/>
    <w:basedOn w:val="Normal"/>
    <w:link w:val="BalloonTextChar"/>
    <w:uiPriority w:val="99"/>
    <w:semiHidden/>
    <w:unhideWhenUsed/>
    <w:rsid w:val="00FB280A"/>
    <w:rPr>
      <w:rFonts w:ascii="Tahoma" w:hAnsi="Tahoma"/>
      <w:sz w:val="16"/>
      <w:szCs w:val="16"/>
      <w:lang w:val="x-none" w:eastAsia="x-none"/>
    </w:rPr>
  </w:style>
  <w:style w:type="character" w:customStyle="1" w:styleId="BalloonTextChar">
    <w:name w:val="Balloon Text Char"/>
    <w:link w:val="BalloonText"/>
    <w:uiPriority w:val="99"/>
    <w:semiHidden/>
    <w:rsid w:val="00FB280A"/>
    <w:rPr>
      <w:rFonts w:ascii="Tahoma" w:eastAsia="Times New Roman" w:hAnsi="Tahoma" w:cs="Tahoma"/>
      <w:sz w:val="16"/>
      <w:szCs w:val="16"/>
    </w:rPr>
  </w:style>
  <w:style w:type="paragraph" w:styleId="ListParagraph">
    <w:name w:val="List Paragraph"/>
    <w:basedOn w:val="Normal"/>
    <w:uiPriority w:val="34"/>
    <w:qFormat/>
    <w:rsid w:val="001D41C2"/>
    <w:pPr>
      <w:ind w:left="720"/>
      <w:contextualSpacing/>
    </w:pPr>
  </w:style>
  <w:style w:type="character" w:customStyle="1" w:styleId="Heading1Char">
    <w:name w:val="Heading 1 Char"/>
    <w:link w:val="Heading1"/>
    <w:uiPriority w:val="9"/>
    <w:rsid w:val="00A26914"/>
    <w:rPr>
      <w:rFonts w:ascii="Arial" w:hAnsi="Arial"/>
      <w:smallCaps/>
      <w:spacing w:val="5"/>
      <w:sz w:val="36"/>
      <w:szCs w:val="36"/>
      <w:lang w:val="en-US" w:eastAsia="en-US"/>
    </w:rPr>
  </w:style>
  <w:style w:type="character" w:customStyle="1" w:styleId="Heading2Char">
    <w:name w:val="Heading 2 Char"/>
    <w:link w:val="Heading2"/>
    <w:uiPriority w:val="9"/>
    <w:rsid w:val="001F7910"/>
    <w:rPr>
      <w:rFonts w:ascii="Arial" w:hAnsi="Arial"/>
      <w:b/>
      <w:smallCaps/>
      <w:sz w:val="28"/>
      <w:szCs w:val="28"/>
      <w:lang w:val="en-US" w:eastAsia="en-US"/>
    </w:rPr>
  </w:style>
  <w:style w:type="character" w:customStyle="1" w:styleId="Heading3Char">
    <w:name w:val="Heading 3 Char"/>
    <w:link w:val="Heading3"/>
    <w:uiPriority w:val="9"/>
    <w:rsid w:val="001D41C2"/>
    <w:rPr>
      <w:i/>
      <w:iCs/>
      <w:smallCaps/>
      <w:spacing w:val="5"/>
      <w:sz w:val="26"/>
      <w:szCs w:val="26"/>
    </w:rPr>
  </w:style>
  <w:style w:type="character" w:customStyle="1" w:styleId="Heading4Char">
    <w:name w:val="Heading 4 Char"/>
    <w:link w:val="Heading4"/>
    <w:uiPriority w:val="9"/>
    <w:rsid w:val="001D41C2"/>
    <w:rPr>
      <w:b/>
      <w:bCs/>
      <w:spacing w:val="5"/>
      <w:sz w:val="24"/>
      <w:szCs w:val="24"/>
    </w:rPr>
  </w:style>
  <w:style w:type="character" w:customStyle="1" w:styleId="Heading5Char">
    <w:name w:val="Heading 5 Char"/>
    <w:link w:val="Heading5"/>
    <w:uiPriority w:val="9"/>
    <w:rsid w:val="001D41C2"/>
    <w:rPr>
      <w:i/>
      <w:iCs/>
      <w:sz w:val="24"/>
      <w:szCs w:val="24"/>
    </w:rPr>
  </w:style>
  <w:style w:type="character" w:customStyle="1" w:styleId="Heading6Char">
    <w:name w:val="Heading 6 Char"/>
    <w:link w:val="Heading6"/>
    <w:uiPriority w:val="9"/>
    <w:semiHidden/>
    <w:rsid w:val="001D41C2"/>
    <w:rPr>
      <w:b/>
      <w:bCs/>
      <w:color w:val="595959"/>
      <w:spacing w:val="5"/>
      <w:shd w:val="clear" w:color="auto" w:fill="FFFFFF"/>
    </w:rPr>
  </w:style>
  <w:style w:type="character" w:customStyle="1" w:styleId="Heading7Char">
    <w:name w:val="Heading 7 Char"/>
    <w:link w:val="Heading7"/>
    <w:uiPriority w:val="9"/>
    <w:semiHidden/>
    <w:rsid w:val="001D41C2"/>
    <w:rPr>
      <w:b/>
      <w:bCs/>
      <w:i/>
      <w:iCs/>
      <w:color w:val="5A5A5A"/>
      <w:sz w:val="20"/>
      <w:szCs w:val="20"/>
    </w:rPr>
  </w:style>
  <w:style w:type="character" w:customStyle="1" w:styleId="Heading8Char">
    <w:name w:val="Heading 8 Char"/>
    <w:link w:val="Heading8"/>
    <w:uiPriority w:val="9"/>
    <w:semiHidden/>
    <w:rsid w:val="001D41C2"/>
    <w:rPr>
      <w:b/>
      <w:bCs/>
      <w:color w:val="7F7F7F"/>
      <w:sz w:val="20"/>
      <w:szCs w:val="20"/>
    </w:rPr>
  </w:style>
  <w:style w:type="character" w:customStyle="1" w:styleId="Heading9Char">
    <w:name w:val="Heading 9 Char"/>
    <w:link w:val="Heading9"/>
    <w:uiPriority w:val="9"/>
    <w:semiHidden/>
    <w:rsid w:val="001D41C2"/>
    <w:rPr>
      <w:b/>
      <w:bCs/>
      <w:i/>
      <w:iCs/>
      <w:color w:val="7F7F7F"/>
      <w:sz w:val="18"/>
      <w:szCs w:val="18"/>
    </w:rPr>
  </w:style>
  <w:style w:type="paragraph" w:styleId="Subtitle">
    <w:name w:val="Subtitle"/>
    <w:basedOn w:val="Normal"/>
    <w:next w:val="Normal"/>
    <w:link w:val="SubtitleChar"/>
    <w:uiPriority w:val="11"/>
    <w:qFormat/>
    <w:rsid w:val="001D41C2"/>
    <w:rPr>
      <w:rFonts w:ascii="Cambria" w:hAnsi="Cambria"/>
      <w:i/>
      <w:iCs/>
      <w:smallCaps/>
      <w:spacing w:val="10"/>
      <w:sz w:val="28"/>
      <w:szCs w:val="28"/>
      <w:lang w:val="x-none" w:eastAsia="x-none"/>
    </w:rPr>
  </w:style>
  <w:style w:type="character" w:customStyle="1" w:styleId="SubtitleChar">
    <w:name w:val="Subtitle Char"/>
    <w:link w:val="Subtitle"/>
    <w:uiPriority w:val="11"/>
    <w:rsid w:val="001D41C2"/>
    <w:rPr>
      <w:i/>
      <w:iCs/>
      <w:smallCaps/>
      <w:spacing w:val="10"/>
      <w:sz w:val="28"/>
      <w:szCs w:val="28"/>
    </w:rPr>
  </w:style>
  <w:style w:type="character" w:styleId="Strong">
    <w:name w:val="Strong"/>
    <w:uiPriority w:val="22"/>
    <w:qFormat/>
    <w:rsid w:val="001D41C2"/>
    <w:rPr>
      <w:b/>
      <w:bCs/>
    </w:rPr>
  </w:style>
  <w:style w:type="paragraph" w:styleId="NoSpacing">
    <w:name w:val="No Spacing"/>
    <w:basedOn w:val="Normal"/>
    <w:link w:val="NoSpacingChar"/>
    <w:uiPriority w:val="1"/>
    <w:qFormat/>
    <w:rsid w:val="001D41C2"/>
    <w:pPr>
      <w:spacing w:after="0" w:line="240" w:lineRule="auto"/>
    </w:pPr>
  </w:style>
  <w:style w:type="paragraph" w:styleId="Quote">
    <w:name w:val="Quote"/>
    <w:basedOn w:val="Normal"/>
    <w:next w:val="Normal"/>
    <w:link w:val="QuoteChar"/>
    <w:uiPriority w:val="29"/>
    <w:qFormat/>
    <w:rsid w:val="001D41C2"/>
    <w:rPr>
      <w:rFonts w:ascii="Cambria" w:hAnsi="Cambria"/>
      <w:i/>
      <w:iCs/>
      <w:sz w:val="20"/>
      <w:szCs w:val="20"/>
      <w:lang w:val="x-none" w:eastAsia="x-none"/>
    </w:rPr>
  </w:style>
  <w:style w:type="character" w:customStyle="1" w:styleId="QuoteChar">
    <w:name w:val="Quote Char"/>
    <w:link w:val="Quote"/>
    <w:uiPriority w:val="29"/>
    <w:rsid w:val="001D41C2"/>
    <w:rPr>
      <w:i/>
      <w:iCs/>
    </w:rPr>
  </w:style>
  <w:style w:type="paragraph" w:styleId="IntenseQuote">
    <w:name w:val="Intense Quote"/>
    <w:basedOn w:val="Normal"/>
    <w:next w:val="Normal"/>
    <w:link w:val="IntenseQuoteChar"/>
    <w:uiPriority w:val="30"/>
    <w:qFormat/>
    <w:rsid w:val="001D41C2"/>
    <w:pPr>
      <w:pBdr>
        <w:top w:val="single" w:sz="4" w:space="10" w:color="auto"/>
        <w:bottom w:val="single" w:sz="4" w:space="10" w:color="auto"/>
      </w:pBdr>
      <w:spacing w:before="240" w:after="240" w:line="300" w:lineRule="auto"/>
      <w:ind w:left="1152" w:right="1152"/>
      <w:jc w:val="both"/>
    </w:pPr>
    <w:rPr>
      <w:rFonts w:ascii="Cambria" w:hAnsi="Cambria"/>
      <w:i/>
      <w:iCs/>
      <w:sz w:val="20"/>
      <w:szCs w:val="20"/>
      <w:lang w:val="x-none" w:eastAsia="x-none"/>
    </w:rPr>
  </w:style>
  <w:style w:type="character" w:customStyle="1" w:styleId="IntenseQuoteChar">
    <w:name w:val="Intense Quote Char"/>
    <w:link w:val="IntenseQuote"/>
    <w:uiPriority w:val="30"/>
    <w:rsid w:val="001D41C2"/>
    <w:rPr>
      <w:i/>
      <w:iCs/>
    </w:rPr>
  </w:style>
  <w:style w:type="character" w:styleId="SubtleEmphasis">
    <w:name w:val="Subtle Emphasis"/>
    <w:uiPriority w:val="19"/>
    <w:qFormat/>
    <w:rsid w:val="001D41C2"/>
    <w:rPr>
      <w:i/>
      <w:iCs/>
    </w:rPr>
  </w:style>
  <w:style w:type="character" w:styleId="IntenseEmphasis">
    <w:name w:val="Intense Emphasis"/>
    <w:uiPriority w:val="21"/>
    <w:qFormat/>
    <w:rsid w:val="001D41C2"/>
    <w:rPr>
      <w:b/>
      <w:bCs/>
      <w:i/>
      <w:iCs/>
    </w:rPr>
  </w:style>
  <w:style w:type="character" w:styleId="SubtleReference">
    <w:name w:val="Subtle Reference"/>
    <w:uiPriority w:val="31"/>
    <w:qFormat/>
    <w:rsid w:val="001D41C2"/>
    <w:rPr>
      <w:smallCaps/>
    </w:rPr>
  </w:style>
  <w:style w:type="character" w:styleId="IntenseReference">
    <w:name w:val="Intense Reference"/>
    <w:uiPriority w:val="32"/>
    <w:qFormat/>
    <w:rsid w:val="001D41C2"/>
    <w:rPr>
      <w:b/>
      <w:bCs/>
      <w:smallCaps/>
    </w:rPr>
  </w:style>
  <w:style w:type="character" w:styleId="BookTitle">
    <w:name w:val="Book Title"/>
    <w:uiPriority w:val="33"/>
    <w:qFormat/>
    <w:rsid w:val="001D41C2"/>
    <w:rPr>
      <w:i/>
      <w:iCs/>
      <w:smallCaps/>
      <w:spacing w:val="5"/>
    </w:rPr>
  </w:style>
  <w:style w:type="paragraph" w:styleId="TOCHeading">
    <w:name w:val="TOC Heading"/>
    <w:basedOn w:val="Heading1"/>
    <w:next w:val="Normal"/>
    <w:uiPriority w:val="39"/>
    <w:semiHidden/>
    <w:unhideWhenUsed/>
    <w:qFormat/>
    <w:rsid w:val="001D41C2"/>
    <w:pPr>
      <w:outlineLvl w:val="9"/>
    </w:pPr>
    <w:rPr>
      <w:lang w:bidi="en-US"/>
    </w:rPr>
  </w:style>
  <w:style w:type="character" w:customStyle="1" w:styleId="apple-style-span">
    <w:name w:val="apple-style-span"/>
    <w:basedOn w:val="DefaultParagraphFont"/>
    <w:rsid w:val="00ED183A"/>
  </w:style>
  <w:style w:type="paragraph" w:styleId="Caption">
    <w:name w:val="caption"/>
    <w:basedOn w:val="Normal"/>
    <w:next w:val="Normal"/>
    <w:uiPriority w:val="35"/>
    <w:semiHidden/>
    <w:unhideWhenUsed/>
    <w:rsid w:val="00172DC8"/>
    <w:pPr>
      <w:spacing w:line="240" w:lineRule="auto"/>
    </w:pPr>
    <w:rPr>
      <w:b/>
      <w:bCs/>
      <w:color w:val="4F81BD"/>
      <w:sz w:val="18"/>
      <w:szCs w:val="18"/>
    </w:rPr>
  </w:style>
  <w:style w:type="character" w:customStyle="1" w:styleId="NoSpacingChar">
    <w:name w:val="No Spacing Char"/>
    <w:basedOn w:val="DefaultParagraphFont"/>
    <w:link w:val="NoSpacing"/>
    <w:uiPriority w:val="1"/>
    <w:rsid w:val="00172DC8"/>
  </w:style>
  <w:style w:type="paragraph" w:styleId="BodyText3">
    <w:name w:val="Body Text 3"/>
    <w:basedOn w:val="Normal"/>
    <w:link w:val="BodyText3Char"/>
    <w:uiPriority w:val="99"/>
    <w:semiHidden/>
    <w:unhideWhenUsed/>
    <w:rsid w:val="005A347B"/>
    <w:pPr>
      <w:spacing w:after="120"/>
    </w:pPr>
    <w:rPr>
      <w:sz w:val="16"/>
      <w:szCs w:val="16"/>
    </w:rPr>
  </w:style>
  <w:style w:type="character" w:customStyle="1" w:styleId="BodyText3Char">
    <w:name w:val="Body Text 3 Char"/>
    <w:link w:val="BodyText3"/>
    <w:uiPriority w:val="99"/>
    <w:semiHidden/>
    <w:rsid w:val="005A347B"/>
    <w:rPr>
      <w:rFonts w:ascii="Arial" w:hAnsi="Arial"/>
      <w:sz w:val="16"/>
      <w:szCs w:val="16"/>
      <w:lang w:val="en-US" w:eastAsia="en-US"/>
    </w:rPr>
  </w:style>
  <w:style w:type="table" w:styleId="TableGrid">
    <w:name w:val="Table Grid"/>
    <w:basedOn w:val="TableNormal"/>
    <w:uiPriority w:val="59"/>
    <w:rsid w:val="00CA045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v3">
    <w:name w:val="cv3"/>
    <w:basedOn w:val="Normal"/>
    <w:rsid w:val="00C3274E"/>
    <w:pPr>
      <w:keepNext/>
      <w:suppressAutoHyphens/>
      <w:spacing w:before="240" w:after="240" w:line="240" w:lineRule="auto"/>
      <w:outlineLvl w:val="0"/>
    </w:pPr>
    <w:rPr>
      <w:rFonts w:ascii="Arial Narrow" w:hAnsi="Arial Narrow"/>
      <w:b/>
      <w:kern w:val="1"/>
      <w:szCs w:val="20"/>
      <w:lang w:val="en-GB" w:eastAsia="ar-SA"/>
    </w:rPr>
  </w:style>
  <w:style w:type="paragraph" w:customStyle="1" w:styleId="cv4">
    <w:name w:val="cv4"/>
    <w:basedOn w:val="Normal"/>
    <w:rsid w:val="00C3274E"/>
    <w:pPr>
      <w:suppressAutoHyphens/>
      <w:spacing w:after="120" w:line="240" w:lineRule="auto"/>
      <w:ind w:left="720"/>
      <w:jc w:val="both"/>
    </w:pPr>
    <w:rPr>
      <w:b/>
      <w:kern w:val="1"/>
      <w:sz w:val="22"/>
      <w:szCs w:val="20"/>
      <w:lang w:val="en-GB" w:eastAsia="ar-SA"/>
    </w:rPr>
  </w:style>
  <w:style w:type="paragraph" w:customStyle="1" w:styleId="bullet">
    <w:name w:val="bullet"/>
    <w:basedOn w:val="Normal"/>
    <w:rsid w:val="00C3274E"/>
    <w:pPr>
      <w:suppressAutoHyphens/>
      <w:spacing w:after="0" w:line="240" w:lineRule="auto"/>
      <w:ind w:left="1008" w:hanging="288"/>
    </w:pPr>
    <w:rPr>
      <w:kern w:val="1"/>
      <w:sz w:val="22"/>
      <w:szCs w:val="20"/>
      <w:lang w:val="en-GB" w:eastAsia="ar-SA"/>
    </w:rPr>
  </w:style>
  <w:style w:type="paragraph" w:styleId="Header">
    <w:name w:val="header"/>
    <w:basedOn w:val="Normal"/>
    <w:link w:val="HeaderChar"/>
    <w:uiPriority w:val="99"/>
    <w:unhideWhenUsed/>
    <w:rsid w:val="003117E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117E9"/>
    <w:rPr>
      <w:rFonts w:ascii="Arial" w:hAnsi="Arial"/>
      <w:sz w:val="24"/>
      <w:szCs w:val="22"/>
      <w:lang w:eastAsia="en-US"/>
    </w:rPr>
  </w:style>
  <w:style w:type="paragraph" w:styleId="Footer">
    <w:name w:val="footer"/>
    <w:basedOn w:val="Normal"/>
    <w:link w:val="FooterChar"/>
    <w:uiPriority w:val="99"/>
    <w:unhideWhenUsed/>
    <w:rsid w:val="003117E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117E9"/>
    <w:rPr>
      <w:rFonts w:ascii="Arial" w:hAnsi="Arial"/>
      <w:sz w:val="24"/>
      <w:szCs w:val="22"/>
      <w:lang w:eastAsia="en-US"/>
    </w:rPr>
  </w:style>
  <w:style w:type="table" w:styleId="TableGridLight">
    <w:name w:val="Grid Table Light"/>
    <w:basedOn w:val="TableNormal"/>
    <w:uiPriority w:val="40"/>
    <w:rsid w:val="00EF782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5">
    <w:name w:val="Plain Table 5"/>
    <w:basedOn w:val="TableNormal"/>
    <w:uiPriority w:val="45"/>
    <w:rsid w:val="00EF7826"/>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EF7826"/>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
    <w:name w:val="Grid Table 1 Light"/>
    <w:basedOn w:val="TableNormal"/>
    <w:uiPriority w:val="46"/>
    <w:rsid w:val="00EF7826"/>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304A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4460">
      <w:bodyDiv w:val="1"/>
      <w:marLeft w:val="0"/>
      <w:marRight w:val="0"/>
      <w:marTop w:val="0"/>
      <w:marBottom w:val="0"/>
      <w:divBdr>
        <w:top w:val="none" w:sz="0" w:space="0" w:color="auto"/>
        <w:left w:val="none" w:sz="0" w:space="0" w:color="auto"/>
        <w:bottom w:val="none" w:sz="0" w:space="0" w:color="auto"/>
        <w:right w:val="none" w:sz="0" w:space="0" w:color="auto"/>
      </w:divBdr>
    </w:div>
    <w:div w:id="37552867">
      <w:bodyDiv w:val="1"/>
      <w:marLeft w:val="0"/>
      <w:marRight w:val="0"/>
      <w:marTop w:val="0"/>
      <w:marBottom w:val="0"/>
      <w:divBdr>
        <w:top w:val="none" w:sz="0" w:space="0" w:color="auto"/>
        <w:left w:val="none" w:sz="0" w:space="0" w:color="auto"/>
        <w:bottom w:val="none" w:sz="0" w:space="0" w:color="auto"/>
        <w:right w:val="none" w:sz="0" w:space="0" w:color="auto"/>
      </w:divBdr>
      <w:divsChild>
        <w:div w:id="493112242">
          <w:marLeft w:val="0"/>
          <w:marRight w:val="0"/>
          <w:marTop w:val="0"/>
          <w:marBottom w:val="0"/>
          <w:divBdr>
            <w:top w:val="none" w:sz="0" w:space="0" w:color="auto"/>
            <w:left w:val="none" w:sz="0" w:space="0" w:color="auto"/>
            <w:bottom w:val="none" w:sz="0" w:space="0" w:color="auto"/>
            <w:right w:val="none" w:sz="0" w:space="0" w:color="auto"/>
          </w:divBdr>
          <w:divsChild>
            <w:div w:id="250703834">
              <w:marLeft w:val="0"/>
              <w:marRight w:val="0"/>
              <w:marTop w:val="0"/>
              <w:marBottom w:val="0"/>
              <w:divBdr>
                <w:top w:val="none" w:sz="0" w:space="0" w:color="auto"/>
                <w:left w:val="none" w:sz="0" w:space="0" w:color="auto"/>
                <w:bottom w:val="none" w:sz="0" w:space="0" w:color="auto"/>
                <w:right w:val="none" w:sz="0" w:space="0" w:color="auto"/>
              </w:divBdr>
              <w:divsChild>
                <w:div w:id="1907179438">
                  <w:marLeft w:val="0"/>
                  <w:marRight w:val="0"/>
                  <w:marTop w:val="0"/>
                  <w:marBottom w:val="0"/>
                  <w:divBdr>
                    <w:top w:val="none" w:sz="0" w:space="0" w:color="auto"/>
                    <w:left w:val="none" w:sz="0" w:space="0" w:color="auto"/>
                    <w:bottom w:val="none" w:sz="0" w:space="0" w:color="auto"/>
                    <w:right w:val="none" w:sz="0" w:space="0" w:color="auto"/>
                  </w:divBdr>
                  <w:divsChild>
                    <w:div w:id="489100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3796918">
          <w:marLeft w:val="0"/>
          <w:marRight w:val="0"/>
          <w:marTop w:val="0"/>
          <w:marBottom w:val="0"/>
          <w:divBdr>
            <w:top w:val="none" w:sz="0" w:space="0" w:color="auto"/>
            <w:left w:val="none" w:sz="0" w:space="0" w:color="auto"/>
            <w:bottom w:val="none" w:sz="0" w:space="0" w:color="auto"/>
            <w:right w:val="none" w:sz="0" w:space="0" w:color="auto"/>
          </w:divBdr>
          <w:divsChild>
            <w:div w:id="396444535">
              <w:marLeft w:val="0"/>
              <w:marRight w:val="0"/>
              <w:marTop w:val="0"/>
              <w:marBottom w:val="0"/>
              <w:divBdr>
                <w:top w:val="none" w:sz="0" w:space="0" w:color="auto"/>
                <w:left w:val="none" w:sz="0" w:space="0" w:color="auto"/>
                <w:bottom w:val="none" w:sz="0" w:space="0" w:color="auto"/>
                <w:right w:val="none" w:sz="0" w:space="0" w:color="auto"/>
              </w:divBdr>
              <w:divsChild>
                <w:div w:id="1401830164">
                  <w:marLeft w:val="0"/>
                  <w:marRight w:val="0"/>
                  <w:marTop w:val="0"/>
                  <w:marBottom w:val="0"/>
                  <w:divBdr>
                    <w:top w:val="none" w:sz="0" w:space="0" w:color="auto"/>
                    <w:left w:val="none" w:sz="0" w:space="0" w:color="auto"/>
                    <w:bottom w:val="none" w:sz="0" w:space="0" w:color="auto"/>
                    <w:right w:val="none" w:sz="0" w:space="0" w:color="auto"/>
                  </w:divBdr>
                  <w:divsChild>
                    <w:div w:id="22558509">
                      <w:marLeft w:val="0"/>
                      <w:marRight w:val="0"/>
                      <w:marTop w:val="0"/>
                      <w:marBottom w:val="0"/>
                      <w:divBdr>
                        <w:top w:val="none" w:sz="0" w:space="0" w:color="auto"/>
                        <w:left w:val="none" w:sz="0" w:space="0" w:color="auto"/>
                        <w:bottom w:val="none" w:sz="0" w:space="0" w:color="auto"/>
                        <w:right w:val="none" w:sz="0" w:space="0" w:color="auto"/>
                      </w:divBdr>
                      <w:divsChild>
                        <w:div w:id="1502113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3136950">
          <w:marLeft w:val="0"/>
          <w:marRight w:val="0"/>
          <w:marTop w:val="0"/>
          <w:marBottom w:val="0"/>
          <w:divBdr>
            <w:top w:val="none" w:sz="0" w:space="0" w:color="auto"/>
            <w:left w:val="none" w:sz="0" w:space="0" w:color="auto"/>
            <w:bottom w:val="none" w:sz="0" w:space="0" w:color="auto"/>
            <w:right w:val="none" w:sz="0" w:space="0" w:color="auto"/>
          </w:divBdr>
          <w:divsChild>
            <w:div w:id="367995576">
              <w:marLeft w:val="0"/>
              <w:marRight w:val="0"/>
              <w:marTop w:val="0"/>
              <w:marBottom w:val="0"/>
              <w:divBdr>
                <w:top w:val="none" w:sz="0" w:space="0" w:color="auto"/>
                <w:left w:val="none" w:sz="0" w:space="0" w:color="auto"/>
                <w:bottom w:val="none" w:sz="0" w:space="0" w:color="auto"/>
                <w:right w:val="none" w:sz="0" w:space="0" w:color="auto"/>
              </w:divBdr>
              <w:divsChild>
                <w:div w:id="1268930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833928">
      <w:bodyDiv w:val="1"/>
      <w:marLeft w:val="0"/>
      <w:marRight w:val="0"/>
      <w:marTop w:val="0"/>
      <w:marBottom w:val="0"/>
      <w:divBdr>
        <w:top w:val="none" w:sz="0" w:space="0" w:color="auto"/>
        <w:left w:val="none" w:sz="0" w:space="0" w:color="auto"/>
        <w:bottom w:val="none" w:sz="0" w:space="0" w:color="auto"/>
        <w:right w:val="none" w:sz="0" w:space="0" w:color="auto"/>
      </w:divBdr>
    </w:div>
    <w:div w:id="109208419">
      <w:bodyDiv w:val="1"/>
      <w:marLeft w:val="0"/>
      <w:marRight w:val="0"/>
      <w:marTop w:val="0"/>
      <w:marBottom w:val="0"/>
      <w:divBdr>
        <w:top w:val="none" w:sz="0" w:space="0" w:color="auto"/>
        <w:left w:val="none" w:sz="0" w:space="0" w:color="auto"/>
        <w:bottom w:val="none" w:sz="0" w:space="0" w:color="auto"/>
        <w:right w:val="none" w:sz="0" w:space="0" w:color="auto"/>
      </w:divBdr>
    </w:div>
    <w:div w:id="121778486">
      <w:bodyDiv w:val="1"/>
      <w:marLeft w:val="0"/>
      <w:marRight w:val="0"/>
      <w:marTop w:val="0"/>
      <w:marBottom w:val="0"/>
      <w:divBdr>
        <w:top w:val="none" w:sz="0" w:space="0" w:color="auto"/>
        <w:left w:val="none" w:sz="0" w:space="0" w:color="auto"/>
        <w:bottom w:val="none" w:sz="0" w:space="0" w:color="auto"/>
        <w:right w:val="none" w:sz="0" w:space="0" w:color="auto"/>
      </w:divBdr>
    </w:div>
    <w:div w:id="122773066">
      <w:bodyDiv w:val="1"/>
      <w:marLeft w:val="0"/>
      <w:marRight w:val="0"/>
      <w:marTop w:val="0"/>
      <w:marBottom w:val="0"/>
      <w:divBdr>
        <w:top w:val="none" w:sz="0" w:space="0" w:color="auto"/>
        <w:left w:val="none" w:sz="0" w:space="0" w:color="auto"/>
        <w:bottom w:val="none" w:sz="0" w:space="0" w:color="auto"/>
        <w:right w:val="none" w:sz="0" w:space="0" w:color="auto"/>
      </w:divBdr>
    </w:div>
    <w:div w:id="130444680">
      <w:bodyDiv w:val="1"/>
      <w:marLeft w:val="0"/>
      <w:marRight w:val="0"/>
      <w:marTop w:val="0"/>
      <w:marBottom w:val="0"/>
      <w:divBdr>
        <w:top w:val="none" w:sz="0" w:space="0" w:color="auto"/>
        <w:left w:val="none" w:sz="0" w:space="0" w:color="auto"/>
        <w:bottom w:val="none" w:sz="0" w:space="0" w:color="auto"/>
        <w:right w:val="none" w:sz="0" w:space="0" w:color="auto"/>
      </w:divBdr>
    </w:div>
    <w:div w:id="135151411">
      <w:bodyDiv w:val="1"/>
      <w:marLeft w:val="0"/>
      <w:marRight w:val="0"/>
      <w:marTop w:val="0"/>
      <w:marBottom w:val="0"/>
      <w:divBdr>
        <w:top w:val="none" w:sz="0" w:space="0" w:color="auto"/>
        <w:left w:val="none" w:sz="0" w:space="0" w:color="auto"/>
        <w:bottom w:val="none" w:sz="0" w:space="0" w:color="auto"/>
        <w:right w:val="none" w:sz="0" w:space="0" w:color="auto"/>
      </w:divBdr>
    </w:div>
    <w:div w:id="156188973">
      <w:bodyDiv w:val="1"/>
      <w:marLeft w:val="0"/>
      <w:marRight w:val="0"/>
      <w:marTop w:val="0"/>
      <w:marBottom w:val="0"/>
      <w:divBdr>
        <w:top w:val="none" w:sz="0" w:space="0" w:color="auto"/>
        <w:left w:val="none" w:sz="0" w:space="0" w:color="auto"/>
        <w:bottom w:val="none" w:sz="0" w:space="0" w:color="auto"/>
        <w:right w:val="none" w:sz="0" w:space="0" w:color="auto"/>
      </w:divBdr>
    </w:div>
    <w:div w:id="175274906">
      <w:bodyDiv w:val="1"/>
      <w:marLeft w:val="0"/>
      <w:marRight w:val="0"/>
      <w:marTop w:val="0"/>
      <w:marBottom w:val="0"/>
      <w:divBdr>
        <w:top w:val="none" w:sz="0" w:space="0" w:color="auto"/>
        <w:left w:val="none" w:sz="0" w:space="0" w:color="auto"/>
        <w:bottom w:val="none" w:sz="0" w:space="0" w:color="auto"/>
        <w:right w:val="none" w:sz="0" w:space="0" w:color="auto"/>
      </w:divBdr>
    </w:div>
    <w:div w:id="195506586">
      <w:bodyDiv w:val="1"/>
      <w:marLeft w:val="0"/>
      <w:marRight w:val="0"/>
      <w:marTop w:val="0"/>
      <w:marBottom w:val="0"/>
      <w:divBdr>
        <w:top w:val="none" w:sz="0" w:space="0" w:color="auto"/>
        <w:left w:val="none" w:sz="0" w:space="0" w:color="auto"/>
        <w:bottom w:val="none" w:sz="0" w:space="0" w:color="auto"/>
        <w:right w:val="none" w:sz="0" w:space="0" w:color="auto"/>
      </w:divBdr>
    </w:div>
    <w:div w:id="264388801">
      <w:bodyDiv w:val="1"/>
      <w:marLeft w:val="0"/>
      <w:marRight w:val="0"/>
      <w:marTop w:val="0"/>
      <w:marBottom w:val="0"/>
      <w:divBdr>
        <w:top w:val="none" w:sz="0" w:space="0" w:color="auto"/>
        <w:left w:val="none" w:sz="0" w:space="0" w:color="auto"/>
        <w:bottom w:val="none" w:sz="0" w:space="0" w:color="auto"/>
        <w:right w:val="none" w:sz="0" w:space="0" w:color="auto"/>
      </w:divBdr>
    </w:div>
    <w:div w:id="307051229">
      <w:bodyDiv w:val="1"/>
      <w:marLeft w:val="0"/>
      <w:marRight w:val="0"/>
      <w:marTop w:val="0"/>
      <w:marBottom w:val="0"/>
      <w:divBdr>
        <w:top w:val="none" w:sz="0" w:space="0" w:color="auto"/>
        <w:left w:val="none" w:sz="0" w:space="0" w:color="auto"/>
        <w:bottom w:val="none" w:sz="0" w:space="0" w:color="auto"/>
        <w:right w:val="none" w:sz="0" w:space="0" w:color="auto"/>
      </w:divBdr>
    </w:div>
    <w:div w:id="312175632">
      <w:bodyDiv w:val="1"/>
      <w:marLeft w:val="0"/>
      <w:marRight w:val="0"/>
      <w:marTop w:val="0"/>
      <w:marBottom w:val="0"/>
      <w:divBdr>
        <w:top w:val="none" w:sz="0" w:space="0" w:color="auto"/>
        <w:left w:val="none" w:sz="0" w:space="0" w:color="auto"/>
        <w:bottom w:val="none" w:sz="0" w:space="0" w:color="auto"/>
        <w:right w:val="none" w:sz="0" w:space="0" w:color="auto"/>
      </w:divBdr>
      <w:divsChild>
        <w:div w:id="1518041888">
          <w:marLeft w:val="0"/>
          <w:marRight w:val="0"/>
          <w:marTop w:val="0"/>
          <w:marBottom w:val="0"/>
          <w:divBdr>
            <w:top w:val="none" w:sz="0" w:space="0" w:color="auto"/>
            <w:left w:val="none" w:sz="0" w:space="0" w:color="auto"/>
            <w:bottom w:val="none" w:sz="0" w:space="0" w:color="auto"/>
            <w:right w:val="none" w:sz="0" w:space="0" w:color="auto"/>
          </w:divBdr>
          <w:divsChild>
            <w:div w:id="1182620904">
              <w:marLeft w:val="0"/>
              <w:marRight w:val="0"/>
              <w:marTop w:val="0"/>
              <w:marBottom w:val="0"/>
              <w:divBdr>
                <w:top w:val="none" w:sz="0" w:space="0" w:color="auto"/>
                <w:left w:val="none" w:sz="0" w:space="0" w:color="auto"/>
                <w:bottom w:val="none" w:sz="0" w:space="0" w:color="auto"/>
                <w:right w:val="none" w:sz="0" w:space="0" w:color="auto"/>
              </w:divBdr>
              <w:divsChild>
                <w:div w:id="746850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052448">
          <w:marLeft w:val="0"/>
          <w:marRight w:val="0"/>
          <w:marTop w:val="0"/>
          <w:marBottom w:val="0"/>
          <w:divBdr>
            <w:top w:val="none" w:sz="0" w:space="0" w:color="auto"/>
            <w:left w:val="none" w:sz="0" w:space="0" w:color="auto"/>
            <w:bottom w:val="none" w:sz="0" w:space="0" w:color="auto"/>
            <w:right w:val="none" w:sz="0" w:space="0" w:color="auto"/>
          </w:divBdr>
          <w:divsChild>
            <w:div w:id="967931779">
              <w:marLeft w:val="0"/>
              <w:marRight w:val="0"/>
              <w:marTop w:val="0"/>
              <w:marBottom w:val="0"/>
              <w:divBdr>
                <w:top w:val="none" w:sz="0" w:space="0" w:color="auto"/>
                <w:left w:val="none" w:sz="0" w:space="0" w:color="auto"/>
                <w:bottom w:val="none" w:sz="0" w:space="0" w:color="auto"/>
                <w:right w:val="none" w:sz="0" w:space="0" w:color="auto"/>
              </w:divBdr>
              <w:divsChild>
                <w:div w:id="990869060">
                  <w:marLeft w:val="0"/>
                  <w:marRight w:val="0"/>
                  <w:marTop w:val="0"/>
                  <w:marBottom w:val="0"/>
                  <w:divBdr>
                    <w:top w:val="none" w:sz="0" w:space="0" w:color="auto"/>
                    <w:left w:val="none" w:sz="0" w:space="0" w:color="auto"/>
                    <w:bottom w:val="none" w:sz="0" w:space="0" w:color="auto"/>
                    <w:right w:val="none" w:sz="0" w:space="0" w:color="auto"/>
                  </w:divBdr>
                  <w:divsChild>
                    <w:div w:id="688527106">
                      <w:marLeft w:val="0"/>
                      <w:marRight w:val="0"/>
                      <w:marTop w:val="0"/>
                      <w:marBottom w:val="0"/>
                      <w:divBdr>
                        <w:top w:val="none" w:sz="0" w:space="0" w:color="auto"/>
                        <w:left w:val="none" w:sz="0" w:space="0" w:color="auto"/>
                        <w:bottom w:val="none" w:sz="0" w:space="0" w:color="auto"/>
                        <w:right w:val="none" w:sz="0" w:space="0" w:color="auto"/>
                      </w:divBdr>
                      <w:divsChild>
                        <w:div w:id="2141143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2413929">
          <w:marLeft w:val="0"/>
          <w:marRight w:val="0"/>
          <w:marTop w:val="0"/>
          <w:marBottom w:val="0"/>
          <w:divBdr>
            <w:top w:val="none" w:sz="0" w:space="0" w:color="auto"/>
            <w:left w:val="none" w:sz="0" w:space="0" w:color="auto"/>
            <w:bottom w:val="none" w:sz="0" w:space="0" w:color="auto"/>
            <w:right w:val="none" w:sz="0" w:space="0" w:color="auto"/>
          </w:divBdr>
          <w:divsChild>
            <w:div w:id="459761558">
              <w:marLeft w:val="0"/>
              <w:marRight w:val="0"/>
              <w:marTop w:val="0"/>
              <w:marBottom w:val="0"/>
              <w:divBdr>
                <w:top w:val="none" w:sz="0" w:space="0" w:color="auto"/>
                <w:left w:val="none" w:sz="0" w:space="0" w:color="auto"/>
                <w:bottom w:val="none" w:sz="0" w:space="0" w:color="auto"/>
                <w:right w:val="none" w:sz="0" w:space="0" w:color="auto"/>
              </w:divBdr>
              <w:divsChild>
                <w:div w:id="205995346">
                  <w:marLeft w:val="0"/>
                  <w:marRight w:val="0"/>
                  <w:marTop w:val="0"/>
                  <w:marBottom w:val="0"/>
                  <w:divBdr>
                    <w:top w:val="none" w:sz="0" w:space="0" w:color="auto"/>
                    <w:left w:val="none" w:sz="0" w:space="0" w:color="auto"/>
                    <w:bottom w:val="none" w:sz="0" w:space="0" w:color="auto"/>
                    <w:right w:val="none" w:sz="0" w:space="0" w:color="auto"/>
                  </w:divBdr>
                  <w:divsChild>
                    <w:div w:id="54024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2970202">
      <w:bodyDiv w:val="1"/>
      <w:marLeft w:val="0"/>
      <w:marRight w:val="0"/>
      <w:marTop w:val="0"/>
      <w:marBottom w:val="0"/>
      <w:divBdr>
        <w:top w:val="none" w:sz="0" w:space="0" w:color="auto"/>
        <w:left w:val="none" w:sz="0" w:space="0" w:color="auto"/>
        <w:bottom w:val="none" w:sz="0" w:space="0" w:color="auto"/>
        <w:right w:val="none" w:sz="0" w:space="0" w:color="auto"/>
      </w:divBdr>
    </w:div>
    <w:div w:id="327907284">
      <w:bodyDiv w:val="1"/>
      <w:marLeft w:val="0"/>
      <w:marRight w:val="0"/>
      <w:marTop w:val="0"/>
      <w:marBottom w:val="0"/>
      <w:divBdr>
        <w:top w:val="none" w:sz="0" w:space="0" w:color="auto"/>
        <w:left w:val="none" w:sz="0" w:space="0" w:color="auto"/>
        <w:bottom w:val="none" w:sz="0" w:space="0" w:color="auto"/>
        <w:right w:val="none" w:sz="0" w:space="0" w:color="auto"/>
      </w:divBdr>
    </w:div>
    <w:div w:id="331447336">
      <w:bodyDiv w:val="1"/>
      <w:marLeft w:val="0"/>
      <w:marRight w:val="0"/>
      <w:marTop w:val="0"/>
      <w:marBottom w:val="0"/>
      <w:divBdr>
        <w:top w:val="none" w:sz="0" w:space="0" w:color="auto"/>
        <w:left w:val="none" w:sz="0" w:space="0" w:color="auto"/>
        <w:bottom w:val="none" w:sz="0" w:space="0" w:color="auto"/>
        <w:right w:val="none" w:sz="0" w:space="0" w:color="auto"/>
      </w:divBdr>
    </w:div>
    <w:div w:id="338237768">
      <w:bodyDiv w:val="1"/>
      <w:marLeft w:val="0"/>
      <w:marRight w:val="0"/>
      <w:marTop w:val="0"/>
      <w:marBottom w:val="0"/>
      <w:divBdr>
        <w:top w:val="none" w:sz="0" w:space="0" w:color="auto"/>
        <w:left w:val="none" w:sz="0" w:space="0" w:color="auto"/>
        <w:bottom w:val="none" w:sz="0" w:space="0" w:color="auto"/>
        <w:right w:val="none" w:sz="0" w:space="0" w:color="auto"/>
      </w:divBdr>
    </w:div>
    <w:div w:id="391465831">
      <w:bodyDiv w:val="1"/>
      <w:marLeft w:val="0"/>
      <w:marRight w:val="0"/>
      <w:marTop w:val="0"/>
      <w:marBottom w:val="0"/>
      <w:divBdr>
        <w:top w:val="none" w:sz="0" w:space="0" w:color="auto"/>
        <w:left w:val="none" w:sz="0" w:space="0" w:color="auto"/>
        <w:bottom w:val="none" w:sz="0" w:space="0" w:color="auto"/>
        <w:right w:val="none" w:sz="0" w:space="0" w:color="auto"/>
      </w:divBdr>
    </w:div>
    <w:div w:id="400444650">
      <w:bodyDiv w:val="1"/>
      <w:marLeft w:val="0"/>
      <w:marRight w:val="0"/>
      <w:marTop w:val="0"/>
      <w:marBottom w:val="0"/>
      <w:divBdr>
        <w:top w:val="none" w:sz="0" w:space="0" w:color="auto"/>
        <w:left w:val="none" w:sz="0" w:space="0" w:color="auto"/>
        <w:bottom w:val="none" w:sz="0" w:space="0" w:color="auto"/>
        <w:right w:val="none" w:sz="0" w:space="0" w:color="auto"/>
      </w:divBdr>
    </w:div>
    <w:div w:id="410663045">
      <w:bodyDiv w:val="1"/>
      <w:marLeft w:val="0"/>
      <w:marRight w:val="0"/>
      <w:marTop w:val="0"/>
      <w:marBottom w:val="0"/>
      <w:divBdr>
        <w:top w:val="none" w:sz="0" w:space="0" w:color="auto"/>
        <w:left w:val="none" w:sz="0" w:space="0" w:color="auto"/>
        <w:bottom w:val="none" w:sz="0" w:space="0" w:color="auto"/>
        <w:right w:val="none" w:sz="0" w:space="0" w:color="auto"/>
      </w:divBdr>
    </w:div>
    <w:div w:id="436753784">
      <w:bodyDiv w:val="1"/>
      <w:marLeft w:val="0"/>
      <w:marRight w:val="0"/>
      <w:marTop w:val="0"/>
      <w:marBottom w:val="0"/>
      <w:divBdr>
        <w:top w:val="none" w:sz="0" w:space="0" w:color="auto"/>
        <w:left w:val="none" w:sz="0" w:space="0" w:color="auto"/>
        <w:bottom w:val="none" w:sz="0" w:space="0" w:color="auto"/>
        <w:right w:val="none" w:sz="0" w:space="0" w:color="auto"/>
      </w:divBdr>
    </w:div>
    <w:div w:id="490217936">
      <w:bodyDiv w:val="1"/>
      <w:marLeft w:val="0"/>
      <w:marRight w:val="0"/>
      <w:marTop w:val="0"/>
      <w:marBottom w:val="0"/>
      <w:divBdr>
        <w:top w:val="none" w:sz="0" w:space="0" w:color="auto"/>
        <w:left w:val="none" w:sz="0" w:space="0" w:color="auto"/>
        <w:bottom w:val="none" w:sz="0" w:space="0" w:color="auto"/>
        <w:right w:val="none" w:sz="0" w:space="0" w:color="auto"/>
      </w:divBdr>
    </w:div>
    <w:div w:id="519662602">
      <w:bodyDiv w:val="1"/>
      <w:marLeft w:val="0"/>
      <w:marRight w:val="0"/>
      <w:marTop w:val="0"/>
      <w:marBottom w:val="0"/>
      <w:divBdr>
        <w:top w:val="none" w:sz="0" w:space="0" w:color="auto"/>
        <w:left w:val="none" w:sz="0" w:space="0" w:color="auto"/>
        <w:bottom w:val="none" w:sz="0" w:space="0" w:color="auto"/>
        <w:right w:val="none" w:sz="0" w:space="0" w:color="auto"/>
      </w:divBdr>
    </w:div>
    <w:div w:id="528182423">
      <w:bodyDiv w:val="1"/>
      <w:marLeft w:val="0"/>
      <w:marRight w:val="0"/>
      <w:marTop w:val="0"/>
      <w:marBottom w:val="0"/>
      <w:divBdr>
        <w:top w:val="none" w:sz="0" w:space="0" w:color="auto"/>
        <w:left w:val="none" w:sz="0" w:space="0" w:color="auto"/>
        <w:bottom w:val="none" w:sz="0" w:space="0" w:color="auto"/>
        <w:right w:val="none" w:sz="0" w:space="0" w:color="auto"/>
      </w:divBdr>
    </w:div>
    <w:div w:id="563182513">
      <w:bodyDiv w:val="1"/>
      <w:marLeft w:val="0"/>
      <w:marRight w:val="0"/>
      <w:marTop w:val="0"/>
      <w:marBottom w:val="0"/>
      <w:divBdr>
        <w:top w:val="none" w:sz="0" w:space="0" w:color="auto"/>
        <w:left w:val="none" w:sz="0" w:space="0" w:color="auto"/>
        <w:bottom w:val="none" w:sz="0" w:space="0" w:color="auto"/>
        <w:right w:val="none" w:sz="0" w:space="0" w:color="auto"/>
      </w:divBdr>
    </w:div>
    <w:div w:id="583534448">
      <w:bodyDiv w:val="1"/>
      <w:marLeft w:val="0"/>
      <w:marRight w:val="0"/>
      <w:marTop w:val="0"/>
      <w:marBottom w:val="0"/>
      <w:divBdr>
        <w:top w:val="none" w:sz="0" w:space="0" w:color="auto"/>
        <w:left w:val="none" w:sz="0" w:space="0" w:color="auto"/>
        <w:bottom w:val="none" w:sz="0" w:space="0" w:color="auto"/>
        <w:right w:val="none" w:sz="0" w:space="0" w:color="auto"/>
      </w:divBdr>
    </w:div>
    <w:div w:id="584922543">
      <w:bodyDiv w:val="1"/>
      <w:marLeft w:val="0"/>
      <w:marRight w:val="0"/>
      <w:marTop w:val="0"/>
      <w:marBottom w:val="0"/>
      <w:divBdr>
        <w:top w:val="none" w:sz="0" w:space="0" w:color="auto"/>
        <w:left w:val="none" w:sz="0" w:space="0" w:color="auto"/>
        <w:bottom w:val="none" w:sz="0" w:space="0" w:color="auto"/>
        <w:right w:val="none" w:sz="0" w:space="0" w:color="auto"/>
      </w:divBdr>
    </w:div>
    <w:div w:id="596906416">
      <w:bodyDiv w:val="1"/>
      <w:marLeft w:val="0"/>
      <w:marRight w:val="0"/>
      <w:marTop w:val="0"/>
      <w:marBottom w:val="0"/>
      <w:divBdr>
        <w:top w:val="none" w:sz="0" w:space="0" w:color="auto"/>
        <w:left w:val="none" w:sz="0" w:space="0" w:color="auto"/>
        <w:bottom w:val="none" w:sz="0" w:space="0" w:color="auto"/>
        <w:right w:val="none" w:sz="0" w:space="0" w:color="auto"/>
      </w:divBdr>
    </w:div>
    <w:div w:id="640305187">
      <w:bodyDiv w:val="1"/>
      <w:marLeft w:val="0"/>
      <w:marRight w:val="0"/>
      <w:marTop w:val="0"/>
      <w:marBottom w:val="0"/>
      <w:divBdr>
        <w:top w:val="none" w:sz="0" w:space="0" w:color="auto"/>
        <w:left w:val="none" w:sz="0" w:space="0" w:color="auto"/>
        <w:bottom w:val="none" w:sz="0" w:space="0" w:color="auto"/>
        <w:right w:val="none" w:sz="0" w:space="0" w:color="auto"/>
      </w:divBdr>
    </w:div>
    <w:div w:id="673649960">
      <w:bodyDiv w:val="1"/>
      <w:marLeft w:val="0"/>
      <w:marRight w:val="0"/>
      <w:marTop w:val="0"/>
      <w:marBottom w:val="0"/>
      <w:divBdr>
        <w:top w:val="none" w:sz="0" w:space="0" w:color="auto"/>
        <w:left w:val="none" w:sz="0" w:space="0" w:color="auto"/>
        <w:bottom w:val="none" w:sz="0" w:space="0" w:color="auto"/>
        <w:right w:val="none" w:sz="0" w:space="0" w:color="auto"/>
      </w:divBdr>
      <w:divsChild>
        <w:div w:id="93789450">
          <w:marLeft w:val="0"/>
          <w:marRight w:val="0"/>
          <w:marTop w:val="0"/>
          <w:marBottom w:val="0"/>
          <w:divBdr>
            <w:top w:val="none" w:sz="0" w:space="0" w:color="auto"/>
            <w:left w:val="none" w:sz="0" w:space="0" w:color="auto"/>
            <w:bottom w:val="none" w:sz="0" w:space="0" w:color="auto"/>
            <w:right w:val="none" w:sz="0" w:space="0" w:color="auto"/>
          </w:divBdr>
          <w:divsChild>
            <w:div w:id="2033915502">
              <w:marLeft w:val="0"/>
              <w:marRight w:val="0"/>
              <w:marTop w:val="0"/>
              <w:marBottom w:val="0"/>
              <w:divBdr>
                <w:top w:val="none" w:sz="0" w:space="0" w:color="auto"/>
                <w:left w:val="none" w:sz="0" w:space="0" w:color="auto"/>
                <w:bottom w:val="none" w:sz="0" w:space="0" w:color="auto"/>
                <w:right w:val="none" w:sz="0" w:space="0" w:color="auto"/>
              </w:divBdr>
              <w:divsChild>
                <w:div w:id="1910194260">
                  <w:marLeft w:val="0"/>
                  <w:marRight w:val="0"/>
                  <w:marTop w:val="0"/>
                  <w:marBottom w:val="0"/>
                  <w:divBdr>
                    <w:top w:val="none" w:sz="0" w:space="0" w:color="auto"/>
                    <w:left w:val="none" w:sz="0" w:space="0" w:color="auto"/>
                    <w:bottom w:val="none" w:sz="0" w:space="0" w:color="auto"/>
                    <w:right w:val="none" w:sz="0" w:space="0" w:color="auto"/>
                  </w:divBdr>
                  <w:divsChild>
                    <w:div w:id="833105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052531">
          <w:marLeft w:val="0"/>
          <w:marRight w:val="0"/>
          <w:marTop w:val="0"/>
          <w:marBottom w:val="0"/>
          <w:divBdr>
            <w:top w:val="none" w:sz="0" w:space="0" w:color="auto"/>
            <w:left w:val="none" w:sz="0" w:space="0" w:color="auto"/>
            <w:bottom w:val="none" w:sz="0" w:space="0" w:color="auto"/>
            <w:right w:val="none" w:sz="0" w:space="0" w:color="auto"/>
          </w:divBdr>
          <w:divsChild>
            <w:div w:id="717439319">
              <w:marLeft w:val="0"/>
              <w:marRight w:val="0"/>
              <w:marTop w:val="0"/>
              <w:marBottom w:val="0"/>
              <w:divBdr>
                <w:top w:val="none" w:sz="0" w:space="0" w:color="auto"/>
                <w:left w:val="none" w:sz="0" w:space="0" w:color="auto"/>
                <w:bottom w:val="none" w:sz="0" w:space="0" w:color="auto"/>
                <w:right w:val="none" w:sz="0" w:space="0" w:color="auto"/>
              </w:divBdr>
              <w:divsChild>
                <w:div w:id="508567599">
                  <w:marLeft w:val="0"/>
                  <w:marRight w:val="0"/>
                  <w:marTop w:val="0"/>
                  <w:marBottom w:val="0"/>
                  <w:divBdr>
                    <w:top w:val="none" w:sz="0" w:space="0" w:color="auto"/>
                    <w:left w:val="none" w:sz="0" w:space="0" w:color="auto"/>
                    <w:bottom w:val="none" w:sz="0" w:space="0" w:color="auto"/>
                    <w:right w:val="none" w:sz="0" w:space="0" w:color="auto"/>
                  </w:divBdr>
                  <w:divsChild>
                    <w:div w:id="1334837372">
                      <w:marLeft w:val="0"/>
                      <w:marRight w:val="0"/>
                      <w:marTop w:val="0"/>
                      <w:marBottom w:val="0"/>
                      <w:divBdr>
                        <w:top w:val="none" w:sz="0" w:space="0" w:color="auto"/>
                        <w:left w:val="none" w:sz="0" w:space="0" w:color="auto"/>
                        <w:bottom w:val="none" w:sz="0" w:space="0" w:color="auto"/>
                        <w:right w:val="none" w:sz="0" w:space="0" w:color="auto"/>
                      </w:divBdr>
                      <w:divsChild>
                        <w:div w:id="204763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8570587">
          <w:marLeft w:val="0"/>
          <w:marRight w:val="0"/>
          <w:marTop w:val="0"/>
          <w:marBottom w:val="0"/>
          <w:divBdr>
            <w:top w:val="none" w:sz="0" w:space="0" w:color="auto"/>
            <w:left w:val="none" w:sz="0" w:space="0" w:color="auto"/>
            <w:bottom w:val="none" w:sz="0" w:space="0" w:color="auto"/>
            <w:right w:val="none" w:sz="0" w:space="0" w:color="auto"/>
          </w:divBdr>
          <w:divsChild>
            <w:div w:id="838498522">
              <w:marLeft w:val="0"/>
              <w:marRight w:val="0"/>
              <w:marTop w:val="0"/>
              <w:marBottom w:val="0"/>
              <w:divBdr>
                <w:top w:val="none" w:sz="0" w:space="0" w:color="auto"/>
                <w:left w:val="none" w:sz="0" w:space="0" w:color="auto"/>
                <w:bottom w:val="none" w:sz="0" w:space="0" w:color="auto"/>
                <w:right w:val="none" w:sz="0" w:space="0" w:color="auto"/>
              </w:divBdr>
              <w:divsChild>
                <w:div w:id="127698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5309456">
      <w:bodyDiv w:val="1"/>
      <w:marLeft w:val="0"/>
      <w:marRight w:val="0"/>
      <w:marTop w:val="0"/>
      <w:marBottom w:val="0"/>
      <w:divBdr>
        <w:top w:val="none" w:sz="0" w:space="0" w:color="auto"/>
        <w:left w:val="none" w:sz="0" w:space="0" w:color="auto"/>
        <w:bottom w:val="none" w:sz="0" w:space="0" w:color="auto"/>
        <w:right w:val="none" w:sz="0" w:space="0" w:color="auto"/>
      </w:divBdr>
    </w:div>
    <w:div w:id="713388741">
      <w:bodyDiv w:val="1"/>
      <w:marLeft w:val="0"/>
      <w:marRight w:val="0"/>
      <w:marTop w:val="0"/>
      <w:marBottom w:val="0"/>
      <w:divBdr>
        <w:top w:val="none" w:sz="0" w:space="0" w:color="auto"/>
        <w:left w:val="none" w:sz="0" w:space="0" w:color="auto"/>
        <w:bottom w:val="none" w:sz="0" w:space="0" w:color="auto"/>
        <w:right w:val="none" w:sz="0" w:space="0" w:color="auto"/>
      </w:divBdr>
      <w:divsChild>
        <w:div w:id="193543710">
          <w:marLeft w:val="0"/>
          <w:marRight w:val="0"/>
          <w:marTop w:val="0"/>
          <w:marBottom w:val="0"/>
          <w:divBdr>
            <w:top w:val="none" w:sz="0" w:space="0" w:color="auto"/>
            <w:left w:val="none" w:sz="0" w:space="0" w:color="auto"/>
            <w:bottom w:val="none" w:sz="0" w:space="0" w:color="auto"/>
            <w:right w:val="none" w:sz="0" w:space="0" w:color="auto"/>
          </w:divBdr>
          <w:divsChild>
            <w:div w:id="1440880699">
              <w:marLeft w:val="0"/>
              <w:marRight w:val="0"/>
              <w:marTop w:val="0"/>
              <w:marBottom w:val="0"/>
              <w:divBdr>
                <w:top w:val="none" w:sz="0" w:space="0" w:color="auto"/>
                <w:left w:val="none" w:sz="0" w:space="0" w:color="auto"/>
                <w:bottom w:val="none" w:sz="0" w:space="0" w:color="auto"/>
                <w:right w:val="none" w:sz="0" w:space="0" w:color="auto"/>
              </w:divBdr>
              <w:divsChild>
                <w:div w:id="129977131">
                  <w:marLeft w:val="0"/>
                  <w:marRight w:val="0"/>
                  <w:marTop w:val="0"/>
                  <w:marBottom w:val="0"/>
                  <w:divBdr>
                    <w:top w:val="none" w:sz="0" w:space="0" w:color="auto"/>
                    <w:left w:val="none" w:sz="0" w:space="0" w:color="auto"/>
                    <w:bottom w:val="none" w:sz="0" w:space="0" w:color="auto"/>
                    <w:right w:val="none" w:sz="0" w:space="0" w:color="auto"/>
                  </w:divBdr>
                  <w:divsChild>
                    <w:div w:id="1337882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2719710">
          <w:marLeft w:val="0"/>
          <w:marRight w:val="0"/>
          <w:marTop w:val="0"/>
          <w:marBottom w:val="0"/>
          <w:divBdr>
            <w:top w:val="none" w:sz="0" w:space="0" w:color="auto"/>
            <w:left w:val="none" w:sz="0" w:space="0" w:color="auto"/>
            <w:bottom w:val="none" w:sz="0" w:space="0" w:color="auto"/>
            <w:right w:val="none" w:sz="0" w:space="0" w:color="auto"/>
          </w:divBdr>
          <w:divsChild>
            <w:div w:id="1236819479">
              <w:marLeft w:val="0"/>
              <w:marRight w:val="0"/>
              <w:marTop w:val="0"/>
              <w:marBottom w:val="0"/>
              <w:divBdr>
                <w:top w:val="none" w:sz="0" w:space="0" w:color="auto"/>
                <w:left w:val="none" w:sz="0" w:space="0" w:color="auto"/>
                <w:bottom w:val="none" w:sz="0" w:space="0" w:color="auto"/>
                <w:right w:val="none" w:sz="0" w:space="0" w:color="auto"/>
              </w:divBdr>
              <w:divsChild>
                <w:div w:id="91970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776791">
          <w:marLeft w:val="0"/>
          <w:marRight w:val="0"/>
          <w:marTop w:val="0"/>
          <w:marBottom w:val="0"/>
          <w:divBdr>
            <w:top w:val="none" w:sz="0" w:space="0" w:color="auto"/>
            <w:left w:val="none" w:sz="0" w:space="0" w:color="auto"/>
            <w:bottom w:val="none" w:sz="0" w:space="0" w:color="auto"/>
            <w:right w:val="none" w:sz="0" w:space="0" w:color="auto"/>
          </w:divBdr>
          <w:divsChild>
            <w:div w:id="1646812349">
              <w:marLeft w:val="0"/>
              <w:marRight w:val="0"/>
              <w:marTop w:val="0"/>
              <w:marBottom w:val="0"/>
              <w:divBdr>
                <w:top w:val="none" w:sz="0" w:space="0" w:color="auto"/>
                <w:left w:val="none" w:sz="0" w:space="0" w:color="auto"/>
                <w:bottom w:val="none" w:sz="0" w:space="0" w:color="auto"/>
                <w:right w:val="none" w:sz="0" w:space="0" w:color="auto"/>
              </w:divBdr>
              <w:divsChild>
                <w:div w:id="183593070">
                  <w:marLeft w:val="0"/>
                  <w:marRight w:val="0"/>
                  <w:marTop w:val="0"/>
                  <w:marBottom w:val="0"/>
                  <w:divBdr>
                    <w:top w:val="none" w:sz="0" w:space="0" w:color="auto"/>
                    <w:left w:val="none" w:sz="0" w:space="0" w:color="auto"/>
                    <w:bottom w:val="none" w:sz="0" w:space="0" w:color="auto"/>
                    <w:right w:val="none" w:sz="0" w:space="0" w:color="auto"/>
                  </w:divBdr>
                  <w:divsChild>
                    <w:div w:id="951471987">
                      <w:marLeft w:val="0"/>
                      <w:marRight w:val="0"/>
                      <w:marTop w:val="0"/>
                      <w:marBottom w:val="0"/>
                      <w:divBdr>
                        <w:top w:val="none" w:sz="0" w:space="0" w:color="auto"/>
                        <w:left w:val="none" w:sz="0" w:space="0" w:color="auto"/>
                        <w:bottom w:val="none" w:sz="0" w:space="0" w:color="auto"/>
                        <w:right w:val="none" w:sz="0" w:space="0" w:color="auto"/>
                      </w:divBdr>
                      <w:divsChild>
                        <w:div w:id="630861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4700047">
      <w:bodyDiv w:val="1"/>
      <w:marLeft w:val="0"/>
      <w:marRight w:val="0"/>
      <w:marTop w:val="0"/>
      <w:marBottom w:val="0"/>
      <w:divBdr>
        <w:top w:val="none" w:sz="0" w:space="0" w:color="auto"/>
        <w:left w:val="none" w:sz="0" w:space="0" w:color="auto"/>
        <w:bottom w:val="none" w:sz="0" w:space="0" w:color="auto"/>
        <w:right w:val="none" w:sz="0" w:space="0" w:color="auto"/>
      </w:divBdr>
    </w:div>
    <w:div w:id="743458038">
      <w:bodyDiv w:val="1"/>
      <w:marLeft w:val="0"/>
      <w:marRight w:val="0"/>
      <w:marTop w:val="0"/>
      <w:marBottom w:val="0"/>
      <w:divBdr>
        <w:top w:val="none" w:sz="0" w:space="0" w:color="auto"/>
        <w:left w:val="none" w:sz="0" w:space="0" w:color="auto"/>
        <w:bottom w:val="none" w:sz="0" w:space="0" w:color="auto"/>
        <w:right w:val="none" w:sz="0" w:space="0" w:color="auto"/>
      </w:divBdr>
    </w:div>
    <w:div w:id="747461242">
      <w:bodyDiv w:val="1"/>
      <w:marLeft w:val="0"/>
      <w:marRight w:val="0"/>
      <w:marTop w:val="0"/>
      <w:marBottom w:val="0"/>
      <w:divBdr>
        <w:top w:val="none" w:sz="0" w:space="0" w:color="auto"/>
        <w:left w:val="none" w:sz="0" w:space="0" w:color="auto"/>
        <w:bottom w:val="none" w:sz="0" w:space="0" w:color="auto"/>
        <w:right w:val="none" w:sz="0" w:space="0" w:color="auto"/>
      </w:divBdr>
    </w:div>
    <w:div w:id="800919332">
      <w:bodyDiv w:val="1"/>
      <w:marLeft w:val="0"/>
      <w:marRight w:val="0"/>
      <w:marTop w:val="0"/>
      <w:marBottom w:val="0"/>
      <w:divBdr>
        <w:top w:val="none" w:sz="0" w:space="0" w:color="auto"/>
        <w:left w:val="none" w:sz="0" w:space="0" w:color="auto"/>
        <w:bottom w:val="none" w:sz="0" w:space="0" w:color="auto"/>
        <w:right w:val="none" w:sz="0" w:space="0" w:color="auto"/>
      </w:divBdr>
    </w:div>
    <w:div w:id="834078295">
      <w:bodyDiv w:val="1"/>
      <w:marLeft w:val="0"/>
      <w:marRight w:val="0"/>
      <w:marTop w:val="0"/>
      <w:marBottom w:val="0"/>
      <w:divBdr>
        <w:top w:val="none" w:sz="0" w:space="0" w:color="auto"/>
        <w:left w:val="none" w:sz="0" w:space="0" w:color="auto"/>
        <w:bottom w:val="none" w:sz="0" w:space="0" w:color="auto"/>
        <w:right w:val="none" w:sz="0" w:space="0" w:color="auto"/>
      </w:divBdr>
    </w:div>
    <w:div w:id="859244688">
      <w:bodyDiv w:val="1"/>
      <w:marLeft w:val="0"/>
      <w:marRight w:val="0"/>
      <w:marTop w:val="0"/>
      <w:marBottom w:val="0"/>
      <w:divBdr>
        <w:top w:val="none" w:sz="0" w:space="0" w:color="auto"/>
        <w:left w:val="none" w:sz="0" w:space="0" w:color="auto"/>
        <w:bottom w:val="none" w:sz="0" w:space="0" w:color="auto"/>
        <w:right w:val="none" w:sz="0" w:space="0" w:color="auto"/>
      </w:divBdr>
    </w:div>
    <w:div w:id="862717309">
      <w:bodyDiv w:val="1"/>
      <w:marLeft w:val="0"/>
      <w:marRight w:val="0"/>
      <w:marTop w:val="0"/>
      <w:marBottom w:val="0"/>
      <w:divBdr>
        <w:top w:val="none" w:sz="0" w:space="0" w:color="auto"/>
        <w:left w:val="none" w:sz="0" w:space="0" w:color="auto"/>
        <w:bottom w:val="none" w:sz="0" w:space="0" w:color="auto"/>
        <w:right w:val="none" w:sz="0" w:space="0" w:color="auto"/>
      </w:divBdr>
    </w:div>
    <w:div w:id="875696622">
      <w:bodyDiv w:val="1"/>
      <w:marLeft w:val="0"/>
      <w:marRight w:val="0"/>
      <w:marTop w:val="0"/>
      <w:marBottom w:val="0"/>
      <w:divBdr>
        <w:top w:val="none" w:sz="0" w:space="0" w:color="auto"/>
        <w:left w:val="none" w:sz="0" w:space="0" w:color="auto"/>
        <w:bottom w:val="none" w:sz="0" w:space="0" w:color="auto"/>
        <w:right w:val="none" w:sz="0" w:space="0" w:color="auto"/>
      </w:divBdr>
    </w:div>
    <w:div w:id="900602950">
      <w:bodyDiv w:val="1"/>
      <w:marLeft w:val="0"/>
      <w:marRight w:val="0"/>
      <w:marTop w:val="0"/>
      <w:marBottom w:val="0"/>
      <w:divBdr>
        <w:top w:val="none" w:sz="0" w:space="0" w:color="auto"/>
        <w:left w:val="none" w:sz="0" w:space="0" w:color="auto"/>
        <w:bottom w:val="none" w:sz="0" w:space="0" w:color="auto"/>
        <w:right w:val="none" w:sz="0" w:space="0" w:color="auto"/>
      </w:divBdr>
    </w:div>
    <w:div w:id="901252366">
      <w:bodyDiv w:val="1"/>
      <w:marLeft w:val="0"/>
      <w:marRight w:val="0"/>
      <w:marTop w:val="0"/>
      <w:marBottom w:val="0"/>
      <w:divBdr>
        <w:top w:val="none" w:sz="0" w:space="0" w:color="auto"/>
        <w:left w:val="none" w:sz="0" w:space="0" w:color="auto"/>
        <w:bottom w:val="none" w:sz="0" w:space="0" w:color="auto"/>
        <w:right w:val="none" w:sz="0" w:space="0" w:color="auto"/>
      </w:divBdr>
    </w:div>
    <w:div w:id="915821322">
      <w:bodyDiv w:val="1"/>
      <w:marLeft w:val="0"/>
      <w:marRight w:val="0"/>
      <w:marTop w:val="0"/>
      <w:marBottom w:val="0"/>
      <w:divBdr>
        <w:top w:val="none" w:sz="0" w:space="0" w:color="auto"/>
        <w:left w:val="none" w:sz="0" w:space="0" w:color="auto"/>
        <w:bottom w:val="none" w:sz="0" w:space="0" w:color="auto"/>
        <w:right w:val="none" w:sz="0" w:space="0" w:color="auto"/>
      </w:divBdr>
    </w:div>
    <w:div w:id="924920974">
      <w:bodyDiv w:val="1"/>
      <w:marLeft w:val="0"/>
      <w:marRight w:val="0"/>
      <w:marTop w:val="0"/>
      <w:marBottom w:val="0"/>
      <w:divBdr>
        <w:top w:val="none" w:sz="0" w:space="0" w:color="auto"/>
        <w:left w:val="none" w:sz="0" w:space="0" w:color="auto"/>
        <w:bottom w:val="none" w:sz="0" w:space="0" w:color="auto"/>
        <w:right w:val="none" w:sz="0" w:space="0" w:color="auto"/>
      </w:divBdr>
    </w:div>
    <w:div w:id="958798443">
      <w:bodyDiv w:val="1"/>
      <w:marLeft w:val="0"/>
      <w:marRight w:val="0"/>
      <w:marTop w:val="0"/>
      <w:marBottom w:val="0"/>
      <w:divBdr>
        <w:top w:val="none" w:sz="0" w:space="0" w:color="auto"/>
        <w:left w:val="none" w:sz="0" w:space="0" w:color="auto"/>
        <w:bottom w:val="none" w:sz="0" w:space="0" w:color="auto"/>
        <w:right w:val="none" w:sz="0" w:space="0" w:color="auto"/>
      </w:divBdr>
    </w:div>
    <w:div w:id="988360076">
      <w:bodyDiv w:val="1"/>
      <w:marLeft w:val="0"/>
      <w:marRight w:val="0"/>
      <w:marTop w:val="0"/>
      <w:marBottom w:val="0"/>
      <w:divBdr>
        <w:top w:val="none" w:sz="0" w:space="0" w:color="auto"/>
        <w:left w:val="none" w:sz="0" w:space="0" w:color="auto"/>
        <w:bottom w:val="none" w:sz="0" w:space="0" w:color="auto"/>
        <w:right w:val="none" w:sz="0" w:space="0" w:color="auto"/>
      </w:divBdr>
    </w:div>
    <w:div w:id="1003236996">
      <w:bodyDiv w:val="1"/>
      <w:marLeft w:val="0"/>
      <w:marRight w:val="0"/>
      <w:marTop w:val="0"/>
      <w:marBottom w:val="0"/>
      <w:divBdr>
        <w:top w:val="none" w:sz="0" w:space="0" w:color="auto"/>
        <w:left w:val="none" w:sz="0" w:space="0" w:color="auto"/>
        <w:bottom w:val="none" w:sz="0" w:space="0" w:color="auto"/>
        <w:right w:val="none" w:sz="0" w:space="0" w:color="auto"/>
      </w:divBdr>
    </w:div>
    <w:div w:id="1018041481">
      <w:bodyDiv w:val="1"/>
      <w:marLeft w:val="0"/>
      <w:marRight w:val="0"/>
      <w:marTop w:val="0"/>
      <w:marBottom w:val="0"/>
      <w:divBdr>
        <w:top w:val="none" w:sz="0" w:space="0" w:color="auto"/>
        <w:left w:val="none" w:sz="0" w:space="0" w:color="auto"/>
        <w:bottom w:val="none" w:sz="0" w:space="0" w:color="auto"/>
        <w:right w:val="none" w:sz="0" w:space="0" w:color="auto"/>
      </w:divBdr>
    </w:div>
    <w:div w:id="1044864380">
      <w:bodyDiv w:val="1"/>
      <w:marLeft w:val="0"/>
      <w:marRight w:val="0"/>
      <w:marTop w:val="0"/>
      <w:marBottom w:val="0"/>
      <w:divBdr>
        <w:top w:val="none" w:sz="0" w:space="0" w:color="auto"/>
        <w:left w:val="none" w:sz="0" w:space="0" w:color="auto"/>
        <w:bottom w:val="none" w:sz="0" w:space="0" w:color="auto"/>
        <w:right w:val="none" w:sz="0" w:space="0" w:color="auto"/>
      </w:divBdr>
    </w:div>
    <w:div w:id="1048454368">
      <w:bodyDiv w:val="1"/>
      <w:marLeft w:val="0"/>
      <w:marRight w:val="0"/>
      <w:marTop w:val="0"/>
      <w:marBottom w:val="0"/>
      <w:divBdr>
        <w:top w:val="none" w:sz="0" w:space="0" w:color="auto"/>
        <w:left w:val="none" w:sz="0" w:space="0" w:color="auto"/>
        <w:bottom w:val="none" w:sz="0" w:space="0" w:color="auto"/>
        <w:right w:val="none" w:sz="0" w:space="0" w:color="auto"/>
      </w:divBdr>
    </w:div>
    <w:div w:id="1094323707">
      <w:bodyDiv w:val="1"/>
      <w:marLeft w:val="0"/>
      <w:marRight w:val="0"/>
      <w:marTop w:val="0"/>
      <w:marBottom w:val="0"/>
      <w:divBdr>
        <w:top w:val="none" w:sz="0" w:space="0" w:color="auto"/>
        <w:left w:val="none" w:sz="0" w:space="0" w:color="auto"/>
        <w:bottom w:val="none" w:sz="0" w:space="0" w:color="auto"/>
        <w:right w:val="none" w:sz="0" w:space="0" w:color="auto"/>
      </w:divBdr>
    </w:div>
    <w:div w:id="1097409373">
      <w:bodyDiv w:val="1"/>
      <w:marLeft w:val="0"/>
      <w:marRight w:val="0"/>
      <w:marTop w:val="0"/>
      <w:marBottom w:val="0"/>
      <w:divBdr>
        <w:top w:val="none" w:sz="0" w:space="0" w:color="auto"/>
        <w:left w:val="none" w:sz="0" w:space="0" w:color="auto"/>
        <w:bottom w:val="none" w:sz="0" w:space="0" w:color="auto"/>
        <w:right w:val="none" w:sz="0" w:space="0" w:color="auto"/>
      </w:divBdr>
    </w:div>
    <w:div w:id="1118375392">
      <w:bodyDiv w:val="1"/>
      <w:marLeft w:val="0"/>
      <w:marRight w:val="0"/>
      <w:marTop w:val="0"/>
      <w:marBottom w:val="0"/>
      <w:divBdr>
        <w:top w:val="none" w:sz="0" w:space="0" w:color="auto"/>
        <w:left w:val="none" w:sz="0" w:space="0" w:color="auto"/>
        <w:bottom w:val="none" w:sz="0" w:space="0" w:color="auto"/>
        <w:right w:val="none" w:sz="0" w:space="0" w:color="auto"/>
      </w:divBdr>
    </w:div>
    <w:div w:id="1121462715">
      <w:bodyDiv w:val="1"/>
      <w:marLeft w:val="0"/>
      <w:marRight w:val="0"/>
      <w:marTop w:val="0"/>
      <w:marBottom w:val="0"/>
      <w:divBdr>
        <w:top w:val="none" w:sz="0" w:space="0" w:color="auto"/>
        <w:left w:val="none" w:sz="0" w:space="0" w:color="auto"/>
        <w:bottom w:val="none" w:sz="0" w:space="0" w:color="auto"/>
        <w:right w:val="none" w:sz="0" w:space="0" w:color="auto"/>
      </w:divBdr>
    </w:div>
    <w:div w:id="1128934842">
      <w:bodyDiv w:val="1"/>
      <w:marLeft w:val="0"/>
      <w:marRight w:val="0"/>
      <w:marTop w:val="0"/>
      <w:marBottom w:val="0"/>
      <w:divBdr>
        <w:top w:val="none" w:sz="0" w:space="0" w:color="auto"/>
        <w:left w:val="none" w:sz="0" w:space="0" w:color="auto"/>
        <w:bottom w:val="none" w:sz="0" w:space="0" w:color="auto"/>
        <w:right w:val="none" w:sz="0" w:space="0" w:color="auto"/>
      </w:divBdr>
    </w:div>
    <w:div w:id="1166434111">
      <w:bodyDiv w:val="1"/>
      <w:marLeft w:val="0"/>
      <w:marRight w:val="0"/>
      <w:marTop w:val="0"/>
      <w:marBottom w:val="0"/>
      <w:divBdr>
        <w:top w:val="none" w:sz="0" w:space="0" w:color="auto"/>
        <w:left w:val="none" w:sz="0" w:space="0" w:color="auto"/>
        <w:bottom w:val="none" w:sz="0" w:space="0" w:color="auto"/>
        <w:right w:val="none" w:sz="0" w:space="0" w:color="auto"/>
      </w:divBdr>
    </w:div>
    <w:div w:id="1182008422">
      <w:bodyDiv w:val="1"/>
      <w:marLeft w:val="0"/>
      <w:marRight w:val="0"/>
      <w:marTop w:val="0"/>
      <w:marBottom w:val="0"/>
      <w:divBdr>
        <w:top w:val="none" w:sz="0" w:space="0" w:color="auto"/>
        <w:left w:val="none" w:sz="0" w:space="0" w:color="auto"/>
        <w:bottom w:val="none" w:sz="0" w:space="0" w:color="auto"/>
        <w:right w:val="none" w:sz="0" w:space="0" w:color="auto"/>
      </w:divBdr>
      <w:divsChild>
        <w:div w:id="1461722963">
          <w:marLeft w:val="0"/>
          <w:marRight w:val="0"/>
          <w:marTop w:val="0"/>
          <w:marBottom w:val="0"/>
          <w:divBdr>
            <w:top w:val="none" w:sz="0" w:space="0" w:color="auto"/>
            <w:left w:val="none" w:sz="0" w:space="0" w:color="auto"/>
            <w:bottom w:val="none" w:sz="0" w:space="0" w:color="auto"/>
            <w:right w:val="none" w:sz="0" w:space="0" w:color="auto"/>
          </w:divBdr>
          <w:divsChild>
            <w:div w:id="110127384">
              <w:marLeft w:val="0"/>
              <w:marRight w:val="0"/>
              <w:marTop w:val="0"/>
              <w:marBottom w:val="0"/>
              <w:divBdr>
                <w:top w:val="none" w:sz="0" w:space="0" w:color="auto"/>
                <w:left w:val="none" w:sz="0" w:space="0" w:color="auto"/>
                <w:bottom w:val="none" w:sz="0" w:space="0" w:color="auto"/>
                <w:right w:val="none" w:sz="0" w:space="0" w:color="auto"/>
              </w:divBdr>
              <w:divsChild>
                <w:div w:id="372654768">
                  <w:marLeft w:val="0"/>
                  <w:marRight w:val="0"/>
                  <w:marTop w:val="0"/>
                  <w:marBottom w:val="0"/>
                  <w:divBdr>
                    <w:top w:val="none" w:sz="0" w:space="0" w:color="auto"/>
                    <w:left w:val="none" w:sz="0" w:space="0" w:color="auto"/>
                    <w:bottom w:val="none" w:sz="0" w:space="0" w:color="auto"/>
                    <w:right w:val="none" w:sz="0" w:space="0" w:color="auto"/>
                  </w:divBdr>
                  <w:divsChild>
                    <w:div w:id="28242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5124512">
          <w:marLeft w:val="0"/>
          <w:marRight w:val="0"/>
          <w:marTop w:val="0"/>
          <w:marBottom w:val="0"/>
          <w:divBdr>
            <w:top w:val="none" w:sz="0" w:space="0" w:color="auto"/>
            <w:left w:val="none" w:sz="0" w:space="0" w:color="auto"/>
            <w:bottom w:val="none" w:sz="0" w:space="0" w:color="auto"/>
            <w:right w:val="none" w:sz="0" w:space="0" w:color="auto"/>
          </w:divBdr>
          <w:divsChild>
            <w:div w:id="2094623687">
              <w:marLeft w:val="0"/>
              <w:marRight w:val="0"/>
              <w:marTop w:val="0"/>
              <w:marBottom w:val="0"/>
              <w:divBdr>
                <w:top w:val="none" w:sz="0" w:space="0" w:color="auto"/>
                <w:left w:val="none" w:sz="0" w:space="0" w:color="auto"/>
                <w:bottom w:val="none" w:sz="0" w:space="0" w:color="auto"/>
                <w:right w:val="none" w:sz="0" w:space="0" w:color="auto"/>
              </w:divBdr>
              <w:divsChild>
                <w:div w:id="18294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058966">
          <w:marLeft w:val="0"/>
          <w:marRight w:val="0"/>
          <w:marTop w:val="0"/>
          <w:marBottom w:val="0"/>
          <w:divBdr>
            <w:top w:val="none" w:sz="0" w:space="0" w:color="auto"/>
            <w:left w:val="none" w:sz="0" w:space="0" w:color="auto"/>
            <w:bottom w:val="none" w:sz="0" w:space="0" w:color="auto"/>
            <w:right w:val="none" w:sz="0" w:space="0" w:color="auto"/>
          </w:divBdr>
          <w:divsChild>
            <w:div w:id="1589919888">
              <w:marLeft w:val="0"/>
              <w:marRight w:val="0"/>
              <w:marTop w:val="0"/>
              <w:marBottom w:val="0"/>
              <w:divBdr>
                <w:top w:val="none" w:sz="0" w:space="0" w:color="auto"/>
                <w:left w:val="none" w:sz="0" w:space="0" w:color="auto"/>
                <w:bottom w:val="none" w:sz="0" w:space="0" w:color="auto"/>
                <w:right w:val="none" w:sz="0" w:space="0" w:color="auto"/>
              </w:divBdr>
              <w:divsChild>
                <w:div w:id="1343320071">
                  <w:marLeft w:val="0"/>
                  <w:marRight w:val="0"/>
                  <w:marTop w:val="0"/>
                  <w:marBottom w:val="0"/>
                  <w:divBdr>
                    <w:top w:val="none" w:sz="0" w:space="0" w:color="auto"/>
                    <w:left w:val="none" w:sz="0" w:space="0" w:color="auto"/>
                    <w:bottom w:val="none" w:sz="0" w:space="0" w:color="auto"/>
                    <w:right w:val="none" w:sz="0" w:space="0" w:color="auto"/>
                  </w:divBdr>
                  <w:divsChild>
                    <w:div w:id="367725160">
                      <w:marLeft w:val="0"/>
                      <w:marRight w:val="0"/>
                      <w:marTop w:val="0"/>
                      <w:marBottom w:val="0"/>
                      <w:divBdr>
                        <w:top w:val="none" w:sz="0" w:space="0" w:color="auto"/>
                        <w:left w:val="none" w:sz="0" w:space="0" w:color="auto"/>
                        <w:bottom w:val="none" w:sz="0" w:space="0" w:color="auto"/>
                        <w:right w:val="none" w:sz="0" w:space="0" w:color="auto"/>
                      </w:divBdr>
                      <w:divsChild>
                        <w:div w:id="1402171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5174598">
      <w:bodyDiv w:val="1"/>
      <w:marLeft w:val="0"/>
      <w:marRight w:val="0"/>
      <w:marTop w:val="0"/>
      <w:marBottom w:val="0"/>
      <w:divBdr>
        <w:top w:val="none" w:sz="0" w:space="0" w:color="auto"/>
        <w:left w:val="none" w:sz="0" w:space="0" w:color="auto"/>
        <w:bottom w:val="none" w:sz="0" w:space="0" w:color="auto"/>
        <w:right w:val="none" w:sz="0" w:space="0" w:color="auto"/>
      </w:divBdr>
    </w:div>
    <w:div w:id="1203902903">
      <w:bodyDiv w:val="1"/>
      <w:marLeft w:val="0"/>
      <w:marRight w:val="0"/>
      <w:marTop w:val="0"/>
      <w:marBottom w:val="0"/>
      <w:divBdr>
        <w:top w:val="none" w:sz="0" w:space="0" w:color="auto"/>
        <w:left w:val="none" w:sz="0" w:space="0" w:color="auto"/>
        <w:bottom w:val="none" w:sz="0" w:space="0" w:color="auto"/>
        <w:right w:val="none" w:sz="0" w:space="0" w:color="auto"/>
      </w:divBdr>
    </w:div>
    <w:div w:id="1227377171">
      <w:bodyDiv w:val="1"/>
      <w:marLeft w:val="0"/>
      <w:marRight w:val="0"/>
      <w:marTop w:val="0"/>
      <w:marBottom w:val="0"/>
      <w:divBdr>
        <w:top w:val="none" w:sz="0" w:space="0" w:color="auto"/>
        <w:left w:val="none" w:sz="0" w:space="0" w:color="auto"/>
        <w:bottom w:val="none" w:sz="0" w:space="0" w:color="auto"/>
        <w:right w:val="none" w:sz="0" w:space="0" w:color="auto"/>
      </w:divBdr>
    </w:div>
    <w:div w:id="1241216276">
      <w:bodyDiv w:val="1"/>
      <w:marLeft w:val="0"/>
      <w:marRight w:val="0"/>
      <w:marTop w:val="0"/>
      <w:marBottom w:val="0"/>
      <w:divBdr>
        <w:top w:val="none" w:sz="0" w:space="0" w:color="auto"/>
        <w:left w:val="none" w:sz="0" w:space="0" w:color="auto"/>
        <w:bottom w:val="none" w:sz="0" w:space="0" w:color="auto"/>
        <w:right w:val="none" w:sz="0" w:space="0" w:color="auto"/>
      </w:divBdr>
    </w:div>
    <w:div w:id="1253272694">
      <w:bodyDiv w:val="1"/>
      <w:marLeft w:val="0"/>
      <w:marRight w:val="0"/>
      <w:marTop w:val="0"/>
      <w:marBottom w:val="0"/>
      <w:divBdr>
        <w:top w:val="none" w:sz="0" w:space="0" w:color="auto"/>
        <w:left w:val="none" w:sz="0" w:space="0" w:color="auto"/>
        <w:bottom w:val="none" w:sz="0" w:space="0" w:color="auto"/>
        <w:right w:val="none" w:sz="0" w:space="0" w:color="auto"/>
      </w:divBdr>
    </w:div>
    <w:div w:id="1260716856">
      <w:bodyDiv w:val="1"/>
      <w:marLeft w:val="0"/>
      <w:marRight w:val="0"/>
      <w:marTop w:val="0"/>
      <w:marBottom w:val="0"/>
      <w:divBdr>
        <w:top w:val="none" w:sz="0" w:space="0" w:color="auto"/>
        <w:left w:val="none" w:sz="0" w:space="0" w:color="auto"/>
        <w:bottom w:val="none" w:sz="0" w:space="0" w:color="auto"/>
        <w:right w:val="none" w:sz="0" w:space="0" w:color="auto"/>
      </w:divBdr>
    </w:div>
    <w:div w:id="1266572145">
      <w:bodyDiv w:val="1"/>
      <w:marLeft w:val="0"/>
      <w:marRight w:val="0"/>
      <w:marTop w:val="0"/>
      <w:marBottom w:val="0"/>
      <w:divBdr>
        <w:top w:val="none" w:sz="0" w:space="0" w:color="auto"/>
        <w:left w:val="none" w:sz="0" w:space="0" w:color="auto"/>
        <w:bottom w:val="none" w:sz="0" w:space="0" w:color="auto"/>
        <w:right w:val="none" w:sz="0" w:space="0" w:color="auto"/>
      </w:divBdr>
    </w:div>
    <w:div w:id="1279875475">
      <w:bodyDiv w:val="1"/>
      <w:marLeft w:val="0"/>
      <w:marRight w:val="0"/>
      <w:marTop w:val="0"/>
      <w:marBottom w:val="0"/>
      <w:divBdr>
        <w:top w:val="none" w:sz="0" w:space="0" w:color="auto"/>
        <w:left w:val="none" w:sz="0" w:space="0" w:color="auto"/>
        <w:bottom w:val="none" w:sz="0" w:space="0" w:color="auto"/>
        <w:right w:val="none" w:sz="0" w:space="0" w:color="auto"/>
      </w:divBdr>
      <w:divsChild>
        <w:div w:id="735863306">
          <w:marLeft w:val="0"/>
          <w:marRight w:val="0"/>
          <w:marTop w:val="0"/>
          <w:marBottom w:val="0"/>
          <w:divBdr>
            <w:top w:val="none" w:sz="0" w:space="0" w:color="auto"/>
            <w:left w:val="none" w:sz="0" w:space="0" w:color="auto"/>
            <w:bottom w:val="none" w:sz="0" w:space="0" w:color="auto"/>
            <w:right w:val="none" w:sz="0" w:space="0" w:color="auto"/>
          </w:divBdr>
          <w:divsChild>
            <w:div w:id="1522740031">
              <w:marLeft w:val="0"/>
              <w:marRight w:val="0"/>
              <w:marTop w:val="0"/>
              <w:marBottom w:val="0"/>
              <w:divBdr>
                <w:top w:val="none" w:sz="0" w:space="0" w:color="auto"/>
                <w:left w:val="none" w:sz="0" w:space="0" w:color="auto"/>
                <w:bottom w:val="none" w:sz="0" w:space="0" w:color="auto"/>
                <w:right w:val="none" w:sz="0" w:space="0" w:color="auto"/>
              </w:divBdr>
              <w:divsChild>
                <w:div w:id="1112822899">
                  <w:marLeft w:val="0"/>
                  <w:marRight w:val="0"/>
                  <w:marTop w:val="0"/>
                  <w:marBottom w:val="0"/>
                  <w:divBdr>
                    <w:top w:val="none" w:sz="0" w:space="0" w:color="auto"/>
                    <w:left w:val="none" w:sz="0" w:space="0" w:color="auto"/>
                    <w:bottom w:val="none" w:sz="0" w:space="0" w:color="auto"/>
                    <w:right w:val="none" w:sz="0" w:space="0" w:color="auto"/>
                  </w:divBdr>
                  <w:divsChild>
                    <w:div w:id="536234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1658212">
          <w:marLeft w:val="0"/>
          <w:marRight w:val="0"/>
          <w:marTop w:val="0"/>
          <w:marBottom w:val="0"/>
          <w:divBdr>
            <w:top w:val="none" w:sz="0" w:space="0" w:color="auto"/>
            <w:left w:val="none" w:sz="0" w:space="0" w:color="auto"/>
            <w:bottom w:val="none" w:sz="0" w:space="0" w:color="auto"/>
            <w:right w:val="none" w:sz="0" w:space="0" w:color="auto"/>
          </w:divBdr>
          <w:divsChild>
            <w:div w:id="1449203972">
              <w:marLeft w:val="0"/>
              <w:marRight w:val="0"/>
              <w:marTop w:val="0"/>
              <w:marBottom w:val="0"/>
              <w:divBdr>
                <w:top w:val="none" w:sz="0" w:space="0" w:color="auto"/>
                <w:left w:val="none" w:sz="0" w:space="0" w:color="auto"/>
                <w:bottom w:val="none" w:sz="0" w:space="0" w:color="auto"/>
                <w:right w:val="none" w:sz="0" w:space="0" w:color="auto"/>
              </w:divBdr>
              <w:divsChild>
                <w:div w:id="1089890127">
                  <w:marLeft w:val="0"/>
                  <w:marRight w:val="0"/>
                  <w:marTop w:val="0"/>
                  <w:marBottom w:val="0"/>
                  <w:divBdr>
                    <w:top w:val="none" w:sz="0" w:space="0" w:color="auto"/>
                    <w:left w:val="none" w:sz="0" w:space="0" w:color="auto"/>
                    <w:bottom w:val="none" w:sz="0" w:space="0" w:color="auto"/>
                    <w:right w:val="none" w:sz="0" w:space="0" w:color="auto"/>
                  </w:divBdr>
                  <w:divsChild>
                    <w:div w:id="2059232999">
                      <w:marLeft w:val="0"/>
                      <w:marRight w:val="0"/>
                      <w:marTop w:val="0"/>
                      <w:marBottom w:val="0"/>
                      <w:divBdr>
                        <w:top w:val="none" w:sz="0" w:space="0" w:color="auto"/>
                        <w:left w:val="none" w:sz="0" w:space="0" w:color="auto"/>
                        <w:bottom w:val="none" w:sz="0" w:space="0" w:color="auto"/>
                        <w:right w:val="none" w:sz="0" w:space="0" w:color="auto"/>
                      </w:divBdr>
                      <w:divsChild>
                        <w:div w:id="1266379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0430170">
          <w:marLeft w:val="0"/>
          <w:marRight w:val="0"/>
          <w:marTop w:val="0"/>
          <w:marBottom w:val="0"/>
          <w:divBdr>
            <w:top w:val="none" w:sz="0" w:space="0" w:color="auto"/>
            <w:left w:val="none" w:sz="0" w:space="0" w:color="auto"/>
            <w:bottom w:val="none" w:sz="0" w:space="0" w:color="auto"/>
            <w:right w:val="none" w:sz="0" w:space="0" w:color="auto"/>
          </w:divBdr>
          <w:divsChild>
            <w:div w:id="1917396200">
              <w:marLeft w:val="0"/>
              <w:marRight w:val="0"/>
              <w:marTop w:val="0"/>
              <w:marBottom w:val="0"/>
              <w:divBdr>
                <w:top w:val="none" w:sz="0" w:space="0" w:color="auto"/>
                <w:left w:val="none" w:sz="0" w:space="0" w:color="auto"/>
                <w:bottom w:val="none" w:sz="0" w:space="0" w:color="auto"/>
                <w:right w:val="none" w:sz="0" w:space="0" w:color="auto"/>
              </w:divBdr>
              <w:divsChild>
                <w:div w:id="1482304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7366695">
      <w:bodyDiv w:val="1"/>
      <w:marLeft w:val="0"/>
      <w:marRight w:val="0"/>
      <w:marTop w:val="0"/>
      <w:marBottom w:val="0"/>
      <w:divBdr>
        <w:top w:val="none" w:sz="0" w:space="0" w:color="auto"/>
        <w:left w:val="none" w:sz="0" w:space="0" w:color="auto"/>
        <w:bottom w:val="none" w:sz="0" w:space="0" w:color="auto"/>
        <w:right w:val="none" w:sz="0" w:space="0" w:color="auto"/>
      </w:divBdr>
    </w:div>
    <w:div w:id="1359502138">
      <w:bodyDiv w:val="1"/>
      <w:marLeft w:val="0"/>
      <w:marRight w:val="0"/>
      <w:marTop w:val="0"/>
      <w:marBottom w:val="0"/>
      <w:divBdr>
        <w:top w:val="none" w:sz="0" w:space="0" w:color="auto"/>
        <w:left w:val="none" w:sz="0" w:space="0" w:color="auto"/>
        <w:bottom w:val="none" w:sz="0" w:space="0" w:color="auto"/>
        <w:right w:val="none" w:sz="0" w:space="0" w:color="auto"/>
      </w:divBdr>
    </w:div>
    <w:div w:id="1364214103">
      <w:bodyDiv w:val="1"/>
      <w:marLeft w:val="0"/>
      <w:marRight w:val="0"/>
      <w:marTop w:val="0"/>
      <w:marBottom w:val="0"/>
      <w:divBdr>
        <w:top w:val="none" w:sz="0" w:space="0" w:color="auto"/>
        <w:left w:val="none" w:sz="0" w:space="0" w:color="auto"/>
        <w:bottom w:val="none" w:sz="0" w:space="0" w:color="auto"/>
        <w:right w:val="none" w:sz="0" w:space="0" w:color="auto"/>
      </w:divBdr>
    </w:div>
    <w:div w:id="1369332689">
      <w:bodyDiv w:val="1"/>
      <w:marLeft w:val="0"/>
      <w:marRight w:val="0"/>
      <w:marTop w:val="0"/>
      <w:marBottom w:val="0"/>
      <w:divBdr>
        <w:top w:val="none" w:sz="0" w:space="0" w:color="auto"/>
        <w:left w:val="none" w:sz="0" w:space="0" w:color="auto"/>
        <w:bottom w:val="none" w:sz="0" w:space="0" w:color="auto"/>
        <w:right w:val="none" w:sz="0" w:space="0" w:color="auto"/>
      </w:divBdr>
    </w:div>
    <w:div w:id="1404447321">
      <w:bodyDiv w:val="1"/>
      <w:marLeft w:val="0"/>
      <w:marRight w:val="0"/>
      <w:marTop w:val="0"/>
      <w:marBottom w:val="0"/>
      <w:divBdr>
        <w:top w:val="none" w:sz="0" w:space="0" w:color="auto"/>
        <w:left w:val="none" w:sz="0" w:space="0" w:color="auto"/>
        <w:bottom w:val="none" w:sz="0" w:space="0" w:color="auto"/>
        <w:right w:val="none" w:sz="0" w:space="0" w:color="auto"/>
      </w:divBdr>
    </w:div>
    <w:div w:id="1424107407">
      <w:bodyDiv w:val="1"/>
      <w:marLeft w:val="0"/>
      <w:marRight w:val="0"/>
      <w:marTop w:val="0"/>
      <w:marBottom w:val="0"/>
      <w:divBdr>
        <w:top w:val="none" w:sz="0" w:space="0" w:color="auto"/>
        <w:left w:val="none" w:sz="0" w:space="0" w:color="auto"/>
        <w:bottom w:val="none" w:sz="0" w:space="0" w:color="auto"/>
        <w:right w:val="none" w:sz="0" w:space="0" w:color="auto"/>
      </w:divBdr>
    </w:div>
    <w:div w:id="1454057122">
      <w:bodyDiv w:val="1"/>
      <w:marLeft w:val="0"/>
      <w:marRight w:val="0"/>
      <w:marTop w:val="0"/>
      <w:marBottom w:val="0"/>
      <w:divBdr>
        <w:top w:val="none" w:sz="0" w:space="0" w:color="auto"/>
        <w:left w:val="none" w:sz="0" w:space="0" w:color="auto"/>
        <w:bottom w:val="none" w:sz="0" w:space="0" w:color="auto"/>
        <w:right w:val="none" w:sz="0" w:space="0" w:color="auto"/>
      </w:divBdr>
    </w:div>
    <w:div w:id="1487160680">
      <w:bodyDiv w:val="1"/>
      <w:marLeft w:val="0"/>
      <w:marRight w:val="0"/>
      <w:marTop w:val="0"/>
      <w:marBottom w:val="0"/>
      <w:divBdr>
        <w:top w:val="none" w:sz="0" w:space="0" w:color="auto"/>
        <w:left w:val="none" w:sz="0" w:space="0" w:color="auto"/>
        <w:bottom w:val="none" w:sz="0" w:space="0" w:color="auto"/>
        <w:right w:val="none" w:sz="0" w:space="0" w:color="auto"/>
      </w:divBdr>
    </w:div>
    <w:div w:id="1523012809">
      <w:bodyDiv w:val="1"/>
      <w:marLeft w:val="0"/>
      <w:marRight w:val="0"/>
      <w:marTop w:val="0"/>
      <w:marBottom w:val="0"/>
      <w:divBdr>
        <w:top w:val="none" w:sz="0" w:space="0" w:color="auto"/>
        <w:left w:val="none" w:sz="0" w:space="0" w:color="auto"/>
        <w:bottom w:val="none" w:sz="0" w:space="0" w:color="auto"/>
        <w:right w:val="none" w:sz="0" w:space="0" w:color="auto"/>
      </w:divBdr>
    </w:div>
    <w:div w:id="1532382058">
      <w:bodyDiv w:val="1"/>
      <w:marLeft w:val="0"/>
      <w:marRight w:val="0"/>
      <w:marTop w:val="0"/>
      <w:marBottom w:val="0"/>
      <w:divBdr>
        <w:top w:val="none" w:sz="0" w:space="0" w:color="auto"/>
        <w:left w:val="none" w:sz="0" w:space="0" w:color="auto"/>
        <w:bottom w:val="none" w:sz="0" w:space="0" w:color="auto"/>
        <w:right w:val="none" w:sz="0" w:space="0" w:color="auto"/>
      </w:divBdr>
    </w:div>
    <w:div w:id="1556089896">
      <w:bodyDiv w:val="1"/>
      <w:marLeft w:val="0"/>
      <w:marRight w:val="0"/>
      <w:marTop w:val="0"/>
      <w:marBottom w:val="0"/>
      <w:divBdr>
        <w:top w:val="none" w:sz="0" w:space="0" w:color="auto"/>
        <w:left w:val="none" w:sz="0" w:space="0" w:color="auto"/>
        <w:bottom w:val="none" w:sz="0" w:space="0" w:color="auto"/>
        <w:right w:val="none" w:sz="0" w:space="0" w:color="auto"/>
      </w:divBdr>
    </w:div>
    <w:div w:id="1566528897">
      <w:bodyDiv w:val="1"/>
      <w:marLeft w:val="0"/>
      <w:marRight w:val="0"/>
      <w:marTop w:val="0"/>
      <w:marBottom w:val="0"/>
      <w:divBdr>
        <w:top w:val="none" w:sz="0" w:space="0" w:color="auto"/>
        <w:left w:val="none" w:sz="0" w:space="0" w:color="auto"/>
        <w:bottom w:val="none" w:sz="0" w:space="0" w:color="auto"/>
        <w:right w:val="none" w:sz="0" w:space="0" w:color="auto"/>
      </w:divBdr>
    </w:div>
    <w:div w:id="1580867134">
      <w:bodyDiv w:val="1"/>
      <w:marLeft w:val="0"/>
      <w:marRight w:val="0"/>
      <w:marTop w:val="0"/>
      <w:marBottom w:val="0"/>
      <w:divBdr>
        <w:top w:val="none" w:sz="0" w:space="0" w:color="auto"/>
        <w:left w:val="none" w:sz="0" w:space="0" w:color="auto"/>
        <w:bottom w:val="none" w:sz="0" w:space="0" w:color="auto"/>
        <w:right w:val="none" w:sz="0" w:space="0" w:color="auto"/>
      </w:divBdr>
    </w:div>
    <w:div w:id="1633949506">
      <w:bodyDiv w:val="1"/>
      <w:marLeft w:val="0"/>
      <w:marRight w:val="0"/>
      <w:marTop w:val="0"/>
      <w:marBottom w:val="0"/>
      <w:divBdr>
        <w:top w:val="none" w:sz="0" w:space="0" w:color="auto"/>
        <w:left w:val="none" w:sz="0" w:space="0" w:color="auto"/>
        <w:bottom w:val="none" w:sz="0" w:space="0" w:color="auto"/>
        <w:right w:val="none" w:sz="0" w:space="0" w:color="auto"/>
      </w:divBdr>
    </w:div>
    <w:div w:id="1637447326">
      <w:bodyDiv w:val="1"/>
      <w:marLeft w:val="0"/>
      <w:marRight w:val="0"/>
      <w:marTop w:val="0"/>
      <w:marBottom w:val="0"/>
      <w:divBdr>
        <w:top w:val="none" w:sz="0" w:space="0" w:color="auto"/>
        <w:left w:val="none" w:sz="0" w:space="0" w:color="auto"/>
        <w:bottom w:val="none" w:sz="0" w:space="0" w:color="auto"/>
        <w:right w:val="none" w:sz="0" w:space="0" w:color="auto"/>
      </w:divBdr>
    </w:div>
    <w:div w:id="1652907355">
      <w:bodyDiv w:val="1"/>
      <w:marLeft w:val="0"/>
      <w:marRight w:val="0"/>
      <w:marTop w:val="0"/>
      <w:marBottom w:val="0"/>
      <w:divBdr>
        <w:top w:val="none" w:sz="0" w:space="0" w:color="auto"/>
        <w:left w:val="none" w:sz="0" w:space="0" w:color="auto"/>
        <w:bottom w:val="none" w:sz="0" w:space="0" w:color="auto"/>
        <w:right w:val="none" w:sz="0" w:space="0" w:color="auto"/>
      </w:divBdr>
    </w:div>
    <w:div w:id="1656182766">
      <w:bodyDiv w:val="1"/>
      <w:marLeft w:val="0"/>
      <w:marRight w:val="0"/>
      <w:marTop w:val="0"/>
      <w:marBottom w:val="0"/>
      <w:divBdr>
        <w:top w:val="none" w:sz="0" w:space="0" w:color="auto"/>
        <w:left w:val="none" w:sz="0" w:space="0" w:color="auto"/>
        <w:bottom w:val="none" w:sz="0" w:space="0" w:color="auto"/>
        <w:right w:val="none" w:sz="0" w:space="0" w:color="auto"/>
      </w:divBdr>
    </w:div>
    <w:div w:id="1660620363">
      <w:bodyDiv w:val="1"/>
      <w:marLeft w:val="0"/>
      <w:marRight w:val="0"/>
      <w:marTop w:val="0"/>
      <w:marBottom w:val="0"/>
      <w:divBdr>
        <w:top w:val="none" w:sz="0" w:space="0" w:color="auto"/>
        <w:left w:val="none" w:sz="0" w:space="0" w:color="auto"/>
        <w:bottom w:val="none" w:sz="0" w:space="0" w:color="auto"/>
        <w:right w:val="none" w:sz="0" w:space="0" w:color="auto"/>
      </w:divBdr>
      <w:divsChild>
        <w:div w:id="441536844">
          <w:marLeft w:val="0"/>
          <w:marRight w:val="0"/>
          <w:marTop w:val="0"/>
          <w:marBottom w:val="0"/>
          <w:divBdr>
            <w:top w:val="none" w:sz="0" w:space="0" w:color="auto"/>
            <w:left w:val="none" w:sz="0" w:space="0" w:color="auto"/>
            <w:bottom w:val="none" w:sz="0" w:space="0" w:color="auto"/>
            <w:right w:val="none" w:sz="0" w:space="0" w:color="auto"/>
          </w:divBdr>
          <w:divsChild>
            <w:div w:id="1874995944">
              <w:marLeft w:val="0"/>
              <w:marRight w:val="0"/>
              <w:marTop w:val="0"/>
              <w:marBottom w:val="0"/>
              <w:divBdr>
                <w:top w:val="none" w:sz="0" w:space="0" w:color="auto"/>
                <w:left w:val="none" w:sz="0" w:space="0" w:color="auto"/>
                <w:bottom w:val="none" w:sz="0" w:space="0" w:color="auto"/>
                <w:right w:val="none" w:sz="0" w:space="0" w:color="auto"/>
              </w:divBdr>
              <w:divsChild>
                <w:div w:id="481889751">
                  <w:marLeft w:val="0"/>
                  <w:marRight w:val="0"/>
                  <w:marTop w:val="0"/>
                  <w:marBottom w:val="0"/>
                  <w:divBdr>
                    <w:top w:val="none" w:sz="0" w:space="0" w:color="auto"/>
                    <w:left w:val="none" w:sz="0" w:space="0" w:color="auto"/>
                    <w:bottom w:val="none" w:sz="0" w:space="0" w:color="auto"/>
                    <w:right w:val="none" w:sz="0" w:space="0" w:color="auto"/>
                  </w:divBdr>
                  <w:divsChild>
                    <w:div w:id="1724019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2478147">
          <w:marLeft w:val="0"/>
          <w:marRight w:val="0"/>
          <w:marTop w:val="0"/>
          <w:marBottom w:val="0"/>
          <w:divBdr>
            <w:top w:val="none" w:sz="0" w:space="0" w:color="auto"/>
            <w:left w:val="none" w:sz="0" w:space="0" w:color="auto"/>
            <w:bottom w:val="none" w:sz="0" w:space="0" w:color="auto"/>
            <w:right w:val="none" w:sz="0" w:space="0" w:color="auto"/>
          </w:divBdr>
          <w:divsChild>
            <w:div w:id="825126730">
              <w:marLeft w:val="0"/>
              <w:marRight w:val="0"/>
              <w:marTop w:val="0"/>
              <w:marBottom w:val="0"/>
              <w:divBdr>
                <w:top w:val="none" w:sz="0" w:space="0" w:color="auto"/>
                <w:left w:val="none" w:sz="0" w:space="0" w:color="auto"/>
                <w:bottom w:val="none" w:sz="0" w:space="0" w:color="auto"/>
                <w:right w:val="none" w:sz="0" w:space="0" w:color="auto"/>
              </w:divBdr>
              <w:divsChild>
                <w:div w:id="43339349">
                  <w:marLeft w:val="0"/>
                  <w:marRight w:val="0"/>
                  <w:marTop w:val="0"/>
                  <w:marBottom w:val="0"/>
                  <w:divBdr>
                    <w:top w:val="none" w:sz="0" w:space="0" w:color="auto"/>
                    <w:left w:val="none" w:sz="0" w:space="0" w:color="auto"/>
                    <w:bottom w:val="none" w:sz="0" w:space="0" w:color="auto"/>
                    <w:right w:val="none" w:sz="0" w:space="0" w:color="auto"/>
                  </w:divBdr>
                  <w:divsChild>
                    <w:div w:id="469440857">
                      <w:marLeft w:val="0"/>
                      <w:marRight w:val="0"/>
                      <w:marTop w:val="0"/>
                      <w:marBottom w:val="0"/>
                      <w:divBdr>
                        <w:top w:val="none" w:sz="0" w:space="0" w:color="auto"/>
                        <w:left w:val="none" w:sz="0" w:space="0" w:color="auto"/>
                        <w:bottom w:val="none" w:sz="0" w:space="0" w:color="auto"/>
                        <w:right w:val="none" w:sz="0" w:space="0" w:color="auto"/>
                      </w:divBdr>
                      <w:divsChild>
                        <w:div w:id="2047949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9054801">
          <w:marLeft w:val="0"/>
          <w:marRight w:val="0"/>
          <w:marTop w:val="0"/>
          <w:marBottom w:val="0"/>
          <w:divBdr>
            <w:top w:val="none" w:sz="0" w:space="0" w:color="auto"/>
            <w:left w:val="none" w:sz="0" w:space="0" w:color="auto"/>
            <w:bottom w:val="none" w:sz="0" w:space="0" w:color="auto"/>
            <w:right w:val="none" w:sz="0" w:space="0" w:color="auto"/>
          </w:divBdr>
          <w:divsChild>
            <w:div w:id="1011951787">
              <w:marLeft w:val="0"/>
              <w:marRight w:val="0"/>
              <w:marTop w:val="0"/>
              <w:marBottom w:val="0"/>
              <w:divBdr>
                <w:top w:val="none" w:sz="0" w:space="0" w:color="auto"/>
                <w:left w:val="none" w:sz="0" w:space="0" w:color="auto"/>
                <w:bottom w:val="none" w:sz="0" w:space="0" w:color="auto"/>
                <w:right w:val="none" w:sz="0" w:space="0" w:color="auto"/>
              </w:divBdr>
              <w:divsChild>
                <w:div w:id="1903831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6300074">
      <w:bodyDiv w:val="1"/>
      <w:marLeft w:val="0"/>
      <w:marRight w:val="0"/>
      <w:marTop w:val="0"/>
      <w:marBottom w:val="0"/>
      <w:divBdr>
        <w:top w:val="none" w:sz="0" w:space="0" w:color="auto"/>
        <w:left w:val="none" w:sz="0" w:space="0" w:color="auto"/>
        <w:bottom w:val="none" w:sz="0" w:space="0" w:color="auto"/>
        <w:right w:val="none" w:sz="0" w:space="0" w:color="auto"/>
      </w:divBdr>
    </w:div>
    <w:div w:id="1714423184">
      <w:bodyDiv w:val="1"/>
      <w:marLeft w:val="0"/>
      <w:marRight w:val="0"/>
      <w:marTop w:val="0"/>
      <w:marBottom w:val="0"/>
      <w:divBdr>
        <w:top w:val="none" w:sz="0" w:space="0" w:color="auto"/>
        <w:left w:val="none" w:sz="0" w:space="0" w:color="auto"/>
        <w:bottom w:val="none" w:sz="0" w:space="0" w:color="auto"/>
        <w:right w:val="none" w:sz="0" w:space="0" w:color="auto"/>
      </w:divBdr>
    </w:div>
    <w:div w:id="1737900440">
      <w:bodyDiv w:val="1"/>
      <w:marLeft w:val="0"/>
      <w:marRight w:val="0"/>
      <w:marTop w:val="0"/>
      <w:marBottom w:val="0"/>
      <w:divBdr>
        <w:top w:val="none" w:sz="0" w:space="0" w:color="auto"/>
        <w:left w:val="none" w:sz="0" w:space="0" w:color="auto"/>
        <w:bottom w:val="none" w:sz="0" w:space="0" w:color="auto"/>
        <w:right w:val="none" w:sz="0" w:space="0" w:color="auto"/>
      </w:divBdr>
    </w:div>
    <w:div w:id="1742409861">
      <w:bodyDiv w:val="1"/>
      <w:marLeft w:val="0"/>
      <w:marRight w:val="0"/>
      <w:marTop w:val="0"/>
      <w:marBottom w:val="0"/>
      <w:divBdr>
        <w:top w:val="none" w:sz="0" w:space="0" w:color="auto"/>
        <w:left w:val="none" w:sz="0" w:space="0" w:color="auto"/>
        <w:bottom w:val="none" w:sz="0" w:space="0" w:color="auto"/>
        <w:right w:val="none" w:sz="0" w:space="0" w:color="auto"/>
      </w:divBdr>
    </w:div>
    <w:div w:id="1820227870">
      <w:bodyDiv w:val="1"/>
      <w:marLeft w:val="0"/>
      <w:marRight w:val="0"/>
      <w:marTop w:val="0"/>
      <w:marBottom w:val="0"/>
      <w:divBdr>
        <w:top w:val="none" w:sz="0" w:space="0" w:color="auto"/>
        <w:left w:val="none" w:sz="0" w:space="0" w:color="auto"/>
        <w:bottom w:val="none" w:sz="0" w:space="0" w:color="auto"/>
        <w:right w:val="none" w:sz="0" w:space="0" w:color="auto"/>
      </w:divBdr>
    </w:div>
    <w:div w:id="1842308487">
      <w:bodyDiv w:val="1"/>
      <w:marLeft w:val="0"/>
      <w:marRight w:val="0"/>
      <w:marTop w:val="0"/>
      <w:marBottom w:val="0"/>
      <w:divBdr>
        <w:top w:val="none" w:sz="0" w:space="0" w:color="auto"/>
        <w:left w:val="none" w:sz="0" w:space="0" w:color="auto"/>
        <w:bottom w:val="none" w:sz="0" w:space="0" w:color="auto"/>
        <w:right w:val="none" w:sz="0" w:space="0" w:color="auto"/>
      </w:divBdr>
    </w:div>
    <w:div w:id="1849295427">
      <w:bodyDiv w:val="1"/>
      <w:marLeft w:val="0"/>
      <w:marRight w:val="0"/>
      <w:marTop w:val="0"/>
      <w:marBottom w:val="0"/>
      <w:divBdr>
        <w:top w:val="none" w:sz="0" w:space="0" w:color="auto"/>
        <w:left w:val="none" w:sz="0" w:space="0" w:color="auto"/>
        <w:bottom w:val="none" w:sz="0" w:space="0" w:color="auto"/>
        <w:right w:val="none" w:sz="0" w:space="0" w:color="auto"/>
      </w:divBdr>
    </w:div>
    <w:div w:id="1851528152">
      <w:bodyDiv w:val="1"/>
      <w:marLeft w:val="0"/>
      <w:marRight w:val="0"/>
      <w:marTop w:val="0"/>
      <w:marBottom w:val="0"/>
      <w:divBdr>
        <w:top w:val="none" w:sz="0" w:space="0" w:color="auto"/>
        <w:left w:val="none" w:sz="0" w:space="0" w:color="auto"/>
        <w:bottom w:val="none" w:sz="0" w:space="0" w:color="auto"/>
        <w:right w:val="none" w:sz="0" w:space="0" w:color="auto"/>
      </w:divBdr>
    </w:div>
    <w:div w:id="1867325096">
      <w:bodyDiv w:val="1"/>
      <w:marLeft w:val="0"/>
      <w:marRight w:val="0"/>
      <w:marTop w:val="0"/>
      <w:marBottom w:val="0"/>
      <w:divBdr>
        <w:top w:val="none" w:sz="0" w:space="0" w:color="auto"/>
        <w:left w:val="none" w:sz="0" w:space="0" w:color="auto"/>
        <w:bottom w:val="none" w:sz="0" w:space="0" w:color="auto"/>
        <w:right w:val="none" w:sz="0" w:space="0" w:color="auto"/>
      </w:divBdr>
    </w:div>
    <w:div w:id="1874028317">
      <w:bodyDiv w:val="1"/>
      <w:marLeft w:val="0"/>
      <w:marRight w:val="0"/>
      <w:marTop w:val="0"/>
      <w:marBottom w:val="0"/>
      <w:divBdr>
        <w:top w:val="none" w:sz="0" w:space="0" w:color="auto"/>
        <w:left w:val="none" w:sz="0" w:space="0" w:color="auto"/>
        <w:bottom w:val="none" w:sz="0" w:space="0" w:color="auto"/>
        <w:right w:val="none" w:sz="0" w:space="0" w:color="auto"/>
      </w:divBdr>
    </w:div>
    <w:div w:id="1902712111">
      <w:bodyDiv w:val="1"/>
      <w:marLeft w:val="0"/>
      <w:marRight w:val="0"/>
      <w:marTop w:val="0"/>
      <w:marBottom w:val="0"/>
      <w:divBdr>
        <w:top w:val="none" w:sz="0" w:space="0" w:color="auto"/>
        <w:left w:val="none" w:sz="0" w:space="0" w:color="auto"/>
        <w:bottom w:val="none" w:sz="0" w:space="0" w:color="auto"/>
        <w:right w:val="none" w:sz="0" w:space="0" w:color="auto"/>
      </w:divBdr>
    </w:div>
    <w:div w:id="1935941996">
      <w:bodyDiv w:val="1"/>
      <w:marLeft w:val="0"/>
      <w:marRight w:val="0"/>
      <w:marTop w:val="0"/>
      <w:marBottom w:val="0"/>
      <w:divBdr>
        <w:top w:val="none" w:sz="0" w:space="0" w:color="auto"/>
        <w:left w:val="none" w:sz="0" w:space="0" w:color="auto"/>
        <w:bottom w:val="none" w:sz="0" w:space="0" w:color="auto"/>
        <w:right w:val="none" w:sz="0" w:space="0" w:color="auto"/>
      </w:divBdr>
    </w:div>
    <w:div w:id="1944410181">
      <w:bodyDiv w:val="1"/>
      <w:marLeft w:val="0"/>
      <w:marRight w:val="0"/>
      <w:marTop w:val="0"/>
      <w:marBottom w:val="0"/>
      <w:divBdr>
        <w:top w:val="none" w:sz="0" w:space="0" w:color="auto"/>
        <w:left w:val="none" w:sz="0" w:space="0" w:color="auto"/>
        <w:bottom w:val="none" w:sz="0" w:space="0" w:color="auto"/>
        <w:right w:val="none" w:sz="0" w:space="0" w:color="auto"/>
      </w:divBdr>
    </w:div>
    <w:div w:id="1950355235">
      <w:bodyDiv w:val="1"/>
      <w:marLeft w:val="0"/>
      <w:marRight w:val="0"/>
      <w:marTop w:val="0"/>
      <w:marBottom w:val="0"/>
      <w:divBdr>
        <w:top w:val="none" w:sz="0" w:space="0" w:color="auto"/>
        <w:left w:val="none" w:sz="0" w:space="0" w:color="auto"/>
        <w:bottom w:val="none" w:sz="0" w:space="0" w:color="auto"/>
        <w:right w:val="none" w:sz="0" w:space="0" w:color="auto"/>
      </w:divBdr>
    </w:div>
    <w:div w:id="1964924583">
      <w:bodyDiv w:val="1"/>
      <w:marLeft w:val="0"/>
      <w:marRight w:val="0"/>
      <w:marTop w:val="0"/>
      <w:marBottom w:val="0"/>
      <w:divBdr>
        <w:top w:val="none" w:sz="0" w:space="0" w:color="auto"/>
        <w:left w:val="none" w:sz="0" w:space="0" w:color="auto"/>
        <w:bottom w:val="none" w:sz="0" w:space="0" w:color="auto"/>
        <w:right w:val="none" w:sz="0" w:space="0" w:color="auto"/>
      </w:divBdr>
    </w:div>
    <w:div w:id="1977444260">
      <w:bodyDiv w:val="1"/>
      <w:marLeft w:val="0"/>
      <w:marRight w:val="0"/>
      <w:marTop w:val="0"/>
      <w:marBottom w:val="0"/>
      <w:divBdr>
        <w:top w:val="none" w:sz="0" w:space="0" w:color="auto"/>
        <w:left w:val="none" w:sz="0" w:space="0" w:color="auto"/>
        <w:bottom w:val="none" w:sz="0" w:space="0" w:color="auto"/>
        <w:right w:val="none" w:sz="0" w:space="0" w:color="auto"/>
      </w:divBdr>
      <w:divsChild>
        <w:div w:id="893009275">
          <w:marLeft w:val="0"/>
          <w:marRight w:val="0"/>
          <w:marTop w:val="0"/>
          <w:marBottom w:val="0"/>
          <w:divBdr>
            <w:top w:val="none" w:sz="0" w:space="0" w:color="auto"/>
            <w:left w:val="none" w:sz="0" w:space="0" w:color="auto"/>
            <w:bottom w:val="none" w:sz="0" w:space="0" w:color="auto"/>
            <w:right w:val="none" w:sz="0" w:space="0" w:color="auto"/>
          </w:divBdr>
          <w:divsChild>
            <w:div w:id="331959436">
              <w:marLeft w:val="0"/>
              <w:marRight w:val="0"/>
              <w:marTop w:val="0"/>
              <w:marBottom w:val="0"/>
              <w:divBdr>
                <w:top w:val="none" w:sz="0" w:space="0" w:color="auto"/>
                <w:left w:val="none" w:sz="0" w:space="0" w:color="auto"/>
                <w:bottom w:val="none" w:sz="0" w:space="0" w:color="auto"/>
                <w:right w:val="none" w:sz="0" w:space="0" w:color="auto"/>
              </w:divBdr>
              <w:divsChild>
                <w:div w:id="960839478">
                  <w:marLeft w:val="0"/>
                  <w:marRight w:val="0"/>
                  <w:marTop w:val="0"/>
                  <w:marBottom w:val="0"/>
                  <w:divBdr>
                    <w:top w:val="none" w:sz="0" w:space="0" w:color="auto"/>
                    <w:left w:val="none" w:sz="0" w:space="0" w:color="auto"/>
                    <w:bottom w:val="none" w:sz="0" w:space="0" w:color="auto"/>
                    <w:right w:val="none" w:sz="0" w:space="0" w:color="auto"/>
                  </w:divBdr>
                  <w:divsChild>
                    <w:div w:id="2055614178">
                      <w:marLeft w:val="0"/>
                      <w:marRight w:val="0"/>
                      <w:marTop w:val="0"/>
                      <w:marBottom w:val="0"/>
                      <w:divBdr>
                        <w:top w:val="none" w:sz="0" w:space="0" w:color="auto"/>
                        <w:left w:val="none" w:sz="0" w:space="0" w:color="auto"/>
                        <w:bottom w:val="none" w:sz="0" w:space="0" w:color="auto"/>
                        <w:right w:val="none" w:sz="0" w:space="0" w:color="auto"/>
                      </w:divBdr>
                      <w:divsChild>
                        <w:div w:id="433981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9810861">
          <w:marLeft w:val="0"/>
          <w:marRight w:val="0"/>
          <w:marTop w:val="0"/>
          <w:marBottom w:val="0"/>
          <w:divBdr>
            <w:top w:val="none" w:sz="0" w:space="0" w:color="auto"/>
            <w:left w:val="none" w:sz="0" w:space="0" w:color="auto"/>
            <w:bottom w:val="none" w:sz="0" w:space="0" w:color="auto"/>
            <w:right w:val="none" w:sz="0" w:space="0" w:color="auto"/>
          </w:divBdr>
          <w:divsChild>
            <w:div w:id="527529807">
              <w:marLeft w:val="0"/>
              <w:marRight w:val="0"/>
              <w:marTop w:val="0"/>
              <w:marBottom w:val="0"/>
              <w:divBdr>
                <w:top w:val="none" w:sz="0" w:space="0" w:color="auto"/>
                <w:left w:val="none" w:sz="0" w:space="0" w:color="auto"/>
                <w:bottom w:val="none" w:sz="0" w:space="0" w:color="auto"/>
                <w:right w:val="none" w:sz="0" w:space="0" w:color="auto"/>
              </w:divBdr>
              <w:divsChild>
                <w:div w:id="489100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406575">
          <w:marLeft w:val="0"/>
          <w:marRight w:val="0"/>
          <w:marTop w:val="0"/>
          <w:marBottom w:val="0"/>
          <w:divBdr>
            <w:top w:val="none" w:sz="0" w:space="0" w:color="auto"/>
            <w:left w:val="none" w:sz="0" w:space="0" w:color="auto"/>
            <w:bottom w:val="none" w:sz="0" w:space="0" w:color="auto"/>
            <w:right w:val="none" w:sz="0" w:space="0" w:color="auto"/>
          </w:divBdr>
          <w:divsChild>
            <w:div w:id="540484176">
              <w:marLeft w:val="0"/>
              <w:marRight w:val="0"/>
              <w:marTop w:val="0"/>
              <w:marBottom w:val="0"/>
              <w:divBdr>
                <w:top w:val="none" w:sz="0" w:space="0" w:color="auto"/>
                <w:left w:val="none" w:sz="0" w:space="0" w:color="auto"/>
                <w:bottom w:val="none" w:sz="0" w:space="0" w:color="auto"/>
                <w:right w:val="none" w:sz="0" w:space="0" w:color="auto"/>
              </w:divBdr>
              <w:divsChild>
                <w:div w:id="1162818588">
                  <w:marLeft w:val="0"/>
                  <w:marRight w:val="0"/>
                  <w:marTop w:val="0"/>
                  <w:marBottom w:val="0"/>
                  <w:divBdr>
                    <w:top w:val="none" w:sz="0" w:space="0" w:color="auto"/>
                    <w:left w:val="none" w:sz="0" w:space="0" w:color="auto"/>
                    <w:bottom w:val="none" w:sz="0" w:space="0" w:color="auto"/>
                    <w:right w:val="none" w:sz="0" w:space="0" w:color="auto"/>
                  </w:divBdr>
                  <w:divsChild>
                    <w:div w:id="2009285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5446977">
      <w:bodyDiv w:val="1"/>
      <w:marLeft w:val="0"/>
      <w:marRight w:val="0"/>
      <w:marTop w:val="0"/>
      <w:marBottom w:val="0"/>
      <w:divBdr>
        <w:top w:val="none" w:sz="0" w:space="0" w:color="auto"/>
        <w:left w:val="none" w:sz="0" w:space="0" w:color="auto"/>
        <w:bottom w:val="none" w:sz="0" w:space="0" w:color="auto"/>
        <w:right w:val="none" w:sz="0" w:space="0" w:color="auto"/>
      </w:divBdr>
    </w:div>
    <w:div w:id="2043359426">
      <w:bodyDiv w:val="1"/>
      <w:marLeft w:val="0"/>
      <w:marRight w:val="0"/>
      <w:marTop w:val="0"/>
      <w:marBottom w:val="0"/>
      <w:divBdr>
        <w:top w:val="none" w:sz="0" w:space="0" w:color="auto"/>
        <w:left w:val="none" w:sz="0" w:space="0" w:color="auto"/>
        <w:bottom w:val="none" w:sz="0" w:space="0" w:color="auto"/>
        <w:right w:val="none" w:sz="0" w:space="0" w:color="auto"/>
      </w:divBdr>
    </w:div>
    <w:div w:id="2074087084">
      <w:bodyDiv w:val="1"/>
      <w:marLeft w:val="0"/>
      <w:marRight w:val="0"/>
      <w:marTop w:val="0"/>
      <w:marBottom w:val="0"/>
      <w:divBdr>
        <w:top w:val="none" w:sz="0" w:space="0" w:color="auto"/>
        <w:left w:val="none" w:sz="0" w:space="0" w:color="auto"/>
        <w:bottom w:val="none" w:sz="0" w:space="0" w:color="auto"/>
        <w:right w:val="none" w:sz="0" w:space="0" w:color="auto"/>
      </w:divBdr>
    </w:div>
    <w:div w:id="2074935777">
      <w:bodyDiv w:val="1"/>
      <w:marLeft w:val="0"/>
      <w:marRight w:val="0"/>
      <w:marTop w:val="0"/>
      <w:marBottom w:val="0"/>
      <w:divBdr>
        <w:top w:val="none" w:sz="0" w:space="0" w:color="auto"/>
        <w:left w:val="none" w:sz="0" w:space="0" w:color="auto"/>
        <w:bottom w:val="none" w:sz="0" w:space="0" w:color="auto"/>
        <w:right w:val="none" w:sz="0" w:space="0" w:color="auto"/>
      </w:divBdr>
    </w:div>
    <w:div w:id="2076274417">
      <w:bodyDiv w:val="1"/>
      <w:marLeft w:val="0"/>
      <w:marRight w:val="0"/>
      <w:marTop w:val="0"/>
      <w:marBottom w:val="0"/>
      <w:divBdr>
        <w:top w:val="none" w:sz="0" w:space="0" w:color="auto"/>
        <w:left w:val="none" w:sz="0" w:space="0" w:color="auto"/>
        <w:bottom w:val="none" w:sz="0" w:space="0" w:color="auto"/>
        <w:right w:val="none" w:sz="0" w:space="0" w:color="auto"/>
      </w:divBdr>
    </w:div>
    <w:div w:id="2079547254">
      <w:bodyDiv w:val="1"/>
      <w:marLeft w:val="0"/>
      <w:marRight w:val="0"/>
      <w:marTop w:val="0"/>
      <w:marBottom w:val="0"/>
      <w:divBdr>
        <w:top w:val="none" w:sz="0" w:space="0" w:color="auto"/>
        <w:left w:val="none" w:sz="0" w:space="0" w:color="auto"/>
        <w:bottom w:val="none" w:sz="0" w:space="0" w:color="auto"/>
        <w:right w:val="none" w:sz="0" w:space="0" w:color="auto"/>
      </w:divBdr>
    </w:div>
    <w:div w:id="2083209110">
      <w:bodyDiv w:val="1"/>
      <w:marLeft w:val="0"/>
      <w:marRight w:val="0"/>
      <w:marTop w:val="0"/>
      <w:marBottom w:val="0"/>
      <w:divBdr>
        <w:top w:val="none" w:sz="0" w:space="0" w:color="auto"/>
        <w:left w:val="none" w:sz="0" w:space="0" w:color="auto"/>
        <w:bottom w:val="none" w:sz="0" w:space="0" w:color="auto"/>
        <w:right w:val="none" w:sz="0" w:space="0" w:color="auto"/>
      </w:divBdr>
    </w:div>
    <w:div w:id="2096634707">
      <w:bodyDiv w:val="1"/>
      <w:marLeft w:val="0"/>
      <w:marRight w:val="0"/>
      <w:marTop w:val="0"/>
      <w:marBottom w:val="0"/>
      <w:divBdr>
        <w:top w:val="none" w:sz="0" w:space="0" w:color="auto"/>
        <w:left w:val="none" w:sz="0" w:space="0" w:color="auto"/>
        <w:bottom w:val="none" w:sz="0" w:space="0" w:color="auto"/>
        <w:right w:val="none" w:sz="0" w:space="0" w:color="auto"/>
      </w:divBdr>
    </w:div>
    <w:div w:id="2110881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Id="rId8" Type="http://schemas.openxmlformats.org/officeDocument/2006/relationships/hyperlink" Target="https://www.linkedin.com/in/vivekanand-balakrishnan-68448777"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atents.google.com/patent/US20230329668A1/" TargetMode="External"/><Relationship Id="rId5" Type="http://schemas.openxmlformats.org/officeDocument/2006/relationships/webSettings" Target="webSettings.xml"/><Relationship Id="rId10" Type="http://schemas.openxmlformats.org/officeDocument/2006/relationships/hyperlink" Target="https://www.sanas.ai/#playground"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 Id="rId15" Type="http://schemas.openxmlformats.org/officeDocument/2006/relationships/comments" Target="comments.xml"/><Relationship Id="rId16" Type="http://schemas.microsoft.com/office/2011/relationships/commentsExtended" Target="commentsExtended.xml"/><Relationship Id="rId17" Type="http://schemas.microsoft.com/office/2016/09/relationships/commentsIds" Target="commentsIds.xml"/><Relationship Id="rId18" Type="http://schemas.microsoft.com/office/2018/08/relationships/commentsExtensible" Target="commentsExtensible.xml"/></Relationships>
</file>

<file path=word/_rels/footer1.xml.rels><?xml version="1.0" encoding="UTF-8"?><Relationships xmlns="http://schemas.openxmlformats.org/package/2006/relationships"><Relationship Id="rId1" Type="http://schemas.openxmlformats.org/officeDocument/2006/relationships/hyperlink" Target="mailto:vivekanandb@hot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3E5676D-EF48-4798-A6CC-5AC765EE6E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38</Pages>
  <Words>8431</Words>
  <Characters>48057</Characters>
  <Application>Microsoft Office Word</Application>
  <DocSecurity>0</DocSecurity>
  <Lines>400</Lines>
  <Paragraphs>112</Paragraphs>
  <ScaleCrop>false</ScaleCrop>
  <Company>Hewlett-Packard Company</Company>
  <LinksUpToDate>false</LinksUpToDate>
  <CharactersWithSpaces>56376</CharactersWithSpaces>
  <SharedDoc>false</SharedDoc>
  <HLinks>
    <vt:vector size="18" baseType="variant">
      <vt:variant>
        <vt:i4>7012459</vt:i4>
      </vt:variant>
      <vt:variant>
        <vt:i4>3</vt:i4>
      </vt:variant>
      <vt:variant>
        <vt:i4>0</vt:i4>
      </vt:variant>
      <vt:variant>
        <vt:i4>5</vt:i4>
      </vt:variant>
      <vt:variant>
        <vt:lpwstr>https://patents.google.com/patent/US20230329668A1/</vt:lpwstr>
      </vt:variant>
      <vt:variant>
        <vt:lpwstr/>
      </vt:variant>
      <vt:variant>
        <vt:i4>4456452</vt:i4>
      </vt:variant>
      <vt:variant>
        <vt:i4>0</vt:i4>
      </vt:variant>
      <vt:variant>
        <vt:i4>0</vt:i4>
      </vt:variant>
      <vt:variant>
        <vt:i4>5</vt:i4>
      </vt:variant>
      <vt:variant>
        <vt:lpwstr>https://www.linkedin.com/in/vivekanand-balakrishnan-68448777</vt:lpwstr>
      </vt:variant>
      <vt:variant>
        <vt:lpwstr/>
      </vt:variant>
      <vt:variant>
        <vt:i4>7602248</vt:i4>
      </vt:variant>
      <vt:variant>
        <vt:i4>0</vt:i4>
      </vt:variant>
      <vt:variant>
        <vt:i4>0</vt:i4>
      </vt:variant>
      <vt:variant>
        <vt:i4>5</vt:i4>
      </vt:variant>
      <vt:variant>
        <vt:lpwstr>mailto:vivekanandb@hotmail.com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Anubis</dc:creator>
  <cp:keywords/>
  <cp:lastModifiedBy>Vivekanand Balakrishnan</cp:lastModifiedBy>
  <cp:revision>2</cp:revision>
  <cp:lastPrinted>2018-06-08T03:35:00Z</cp:lastPrinted>
  <dcterms:created xsi:type="dcterms:W3CDTF">2026-05-17T20:32:00Z</dcterms:created>
  <dcterms:modified xsi:type="dcterms:W3CDTF">2026-05-17T20:32:00Z</dcterms:modified>
</cp:coreProperties>
</file>